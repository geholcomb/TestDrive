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4943" w:rsidRDefault="0002443A" w:rsidP="00341E7A">
      <w:pPr>
        <w:pStyle w:val="Title"/>
        <w:jc w:val="center"/>
      </w:pPr>
      <w:bookmarkStart w:id="0" w:name="_GoBack"/>
      <w:bookmarkEnd w:id="0"/>
      <w:r>
        <w:rPr>
          <w:noProof/>
        </w:rPr>
        <w:drawing>
          <wp:inline distT="0" distB="0" distL="0" distR="0">
            <wp:extent cx="5943600" cy="33388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08 at 12.17.5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AA4943" w:rsidRDefault="00AA4943">
      <w:r>
        <w:br w:type="page"/>
      </w:r>
    </w:p>
    <w:p w:rsidR="00AA4943" w:rsidRPr="00AA4943" w:rsidRDefault="00AA4943" w:rsidP="00AA4943"/>
    <w:p w:rsidR="00A51A68" w:rsidRDefault="00120495" w:rsidP="00341E7A">
      <w:pPr>
        <w:pStyle w:val="Title"/>
        <w:jc w:val="center"/>
      </w:pPr>
      <w:r>
        <w:t>PeopleSoft Cloud Manager Hands-on Lab</w:t>
      </w:r>
    </w:p>
    <w:p w:rsidR="00341E7A" w:rsidRDefault="00341E7A"/>
    <w:sdt>
      <w:sdtPr>
        <w:rPr>
          <w:rFonts w:asciiTheme="minorHAnsi" w:eastAsiaTheme="minorHAnsi" w:hAnsiTheme="minorHAnsi" w:cstheme="minorBidi"/>
          <w:color w:val="auto"/>
          <w:sz w:val="22"/>
          <w:szCs w:val="22"/>
        </w:rPr>
        <w:id w:val="-789747124"/>
        <w:docPartObj>
          <w:docPartGallery w:val="Table of Contents"/>
          <w:docPartUnique/>
        </w:docPartObj>
      </w:sdtPr>
      <w:sdtEndPr>
        <w:rPr>
          <w:b/>
          <w:bCs/>
          <w:noProof/>
        </w:rPr>
      </w:sdtEndPr>
      <w:sdtContent>
        <w:p w:rsidR="000A0FCD" w:rsidRDefault="000A0FCD">
          <w:pPr>
            <w:pStyle w:val="TOCHeading"/>
          </w:pPr>
          <w:r>
            <w:t>Contents</w:t>
          </w:r>
        </w:p>
        <w:p w:rsidR="000346BF" w:rsidRDefault="000A0FCD">
          <w:pPr>
            <w:pStyle w:val="TOC2"/>
            <w:rPr>
              <w:rFonts w:eastAsiaTheme="minorEastAsia"/>
              <w:noProof/>
            </w:rPr>
          </w:pPr>
          <w:r>
            <w:fldChar w:fldCharType="begin"/>
          </w:r>
          <w:r>
            <w:instrText xml:space="preserve"> TOC \o "1-3" \h \z \u </w:instrText>
          </w:r>
          <w:r>
            <w:fldChar w:fldCharType="separate"/>
          </w:r>
          <w:r w:rsidR="000346BF" w:rsidRPr="001746AC">
            <w:rPr>
              <w:rStyle w:val="Hyperlink"/>
              <w:noProof/>
            </w:rPr>
            <w:fldChar w:fldCharType="begin"/>
          </w:r>
          <w:r w:rsidR="000346BF" w:rsidRPr="001746AC">
            <w:rPr>
              <w:rStyle w:val="Hyperlink"/>
              <w:noProof/>
            </w:rPr>
            <w:instrText xml:space="preserve"> </w:instrText>
          </w:r>
          <w:r w:rsidR="000346BF">
            <w:rPr>
              <w:noProof/>
            </w:rPr>
            <w:instrText>HYPERLINK \l "_Toc27132507"</w:instrText>
          </w:r>
          <w:r w:rsidR="000346BF" w:rsidRPr="001746AC">
            <w:rPr>
              <w:rStyle w:val="Hyperlink"/>
              <w:noProof/>
            </w:rPr>
            <w:instrText xml:space="preserve"> </w:instrText>
          </w:r>
          <w:r w:rsidR="000346BF" w:rsidRPr="001746AC">
            <w:rPr>
              <w:rStyle w:val="Hyperlink"/>
              <w:noProof/>
            </w:rPr>
            <w:fldChar w:fldCharType="separate"/>
          </w:r>
          <w:r w:rsidR="000346BF" w:rsidRPr="001746AC">
            <w:rPr>
              <w:rStyle w:val="Hyperlink"/>
              <w:noProof/>
            </w:rPr>
            <w:t>1.</w:t>
          </w:r>
          <w:r w:rsidR="000346BF">
            <w:rPr>
              <w:rFonts w:eastAsiaTheme="minorEastAsia"/>
              <w:noProof/>
            </w:rPr>
            <w:tab/>
          </w:r>
          <w:r w:rsidR="000346BF" w:rsidRPr="001746AC">
            <w:rPr>
              <w:rStyle w:val="Hyperlink"/>
              <w:noProof/>
            </w:rPr>
            <w:t>Overview</w:t>
          </w:r>
          <w:r w:rsidR="000346BF">
            <w:rPr>
              <w:noProof/>
              <w:webHidden/>
            </w:rPr>
            <w:tab/>
          </w:r>
          <w:r w:rsidR="000346BF">
            <w:rPr>
              <w:noProof/>
              <w:webHidden/>
            </w:rPr>
            <w:fldChar w:fldCharType="begin"/>
          </w:r>
          <w:r w:rsidR="000346BF">
            <w:rPr>
              <w:noProof/>
              <w:webHidden/>
            </w:rPr>
            <w:instrText xml:space="preserve"> PAGEREF _Toc27132507 \h </w:instrText>
          </w:r>
          <w:r w:rsidR="000346BF">
            <w:rPr>
              <w:noProof/>
              <w:webHidden/>
            </w:rPr>
          </w:r>
          <w:r w:rsidR="000346BF">
            <w:rPr>
              <w:noProof/>
              <w:webHidden/>
            </w:rPr>
            <w:fldChar w:fldCharType="separate"/>
          </w:r>
          <w:ins w:id="1" w:author="Hari G.I." w:date="2019-12-13T12:31:00Z">
            <w:r w:rsidR="00B26A22">
              <w:rPr>
                <w:noProof/>
                <w:webHidden/>
              </w:rPr>
              <w:t>3</w:t>
            </w:r>
          </w:ins>
          <w:del w:id="2" w:author="Hari G.I." w:date="2019-12-13T12:31:00Z">
            <w:r w:rsidR="000346BF" w:rsidDel="00B26A22">
              <w:rPr>
                <w:noProof/>
                <w:webHidden/>
              </w:rPr>
              <w:delText>1</w:delText>
            </w:r>
          </w:del>
          <w:r w:rsidR="000346BF">
            <w:rPr>
              <w:noProof/>
              <w:webHidden/>
            </w:rPr>
            <w:fldChar w:fldCharType="end"/>
          </w:r>
          <w:r w:rsidR="000346BF"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"_Toc27132508"</w:instrText>
          </w:r>
          <w:r w:rsidRPr="001746AC">
            <w:rPr>
              <w:rStyle w:val="Hyperlink"/>
              <w:noProof/>
            </w:rPr>
            <w:instrText xml:space="preserve"> </w:instrText>
          </w:r>
          <w:r w:rsidRPr="001746AC">
            <w:rPr>
              <w:rStyle w:val="Hyperlink"/>
              <w:noProof/>
            </w:rPr>
            <w:fldChar w:fldCharType="separate"/>
          </w:r>
          <w:r w:rsidRPr="001746AC">
            <w:rPr>
              <w:rStyle w:val="Hyperlink"/>
              <w:noProof/>
            </w:rPr>
            <w:t>2.</w:t>
          </w:r>
          <w:r>
            <w:rPr>
              <w:rFonts w:eastAsiaTheme="minorEastAsia"/>
              <w:noProof/>
            </w:rPr>
            <w:tab/>
          </w:r>
          <w:r w:rsidRPr="001746AC">
            <w:rPr>
              <w:rStyle w:val="Hyperlink"/>
              <w:noProof/>
            </w:rPr>
            <w:t>Requirements</w:t>
          </w:r>
          <w:r>
            <w:rPr>
              <w:noProof/>
              <w:webHidden/>
            </w:rPr>
            <w:tab/>
          </w:r>
          <w:r>
            <w:rPr>
              <w:noProof/>
              <w:webHidden/>
            </w:rPr>
            <w:fldChar w:fldCharType="begin"/>
          </w:r>
          <w:r>
            <w:rPr>
              <w:noProof/>
              <w:webHidden/>
            </w:rPr>
            <w:instrText xml:space="preserve"> PAGEREF _Toc27132508 \h </w:instrText>
          </w:r>
          <w:r>
            <w:rPr>
              <w:noProof/>
              <w:webHidden/>
            </w:rPr>
          </w:r>
          <w:r>
            <w:rPr>
              <w:noProof/>
              <w:webHidden/>
            </w:rPr>
            <w:fldChar w:fldCharType="separate"/>
          </w:r>
          <w:ins w:id="3" w:author="Hari G.I." w:date="2019-12-13T12:31:00Z">
            <w:r w:rsidR="00B26A22">
              <w:rPr>
                <w:noProof/>
                <w:webHidden/>
              </w:rPr>
              <w:t>4</w:t>
            </w:r>
          </w:ins>
          <w:del w:id="4"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"_Toc27132509"</w:instrText>
          </w:r>
          <w:r w:rsidRPr="001746AC">
            <w:rPr>
              <w:rStyle w:val="Hyperlink"/>
              <w:noProof/>
            </w:rPr>
            <w:instrText xml:space="preserve"> </w:instrText>
          </w:r>
          <w:r w:rsidRPr="001746AC">
            <w:rPr>
              <w:rStyle w:val="Hyperlink"/>
              <w:noProof/>
            </w:rPr>
            <w:fldChar w:fldCharType="separate"/>
          </w:r>
          <w:r w:rsidRPr="001746AC">
            <w:rPr>
              <w:rStyle w:val="Hyperlink"/>
              <w:noProof/>
            </w:rPr>
            <w:t>3.</w:t>
          </w:r>
          <w:r>
            <w:rPr>
              <w:rFonts w:eastAsiaTheme="minorEastAsia"/>
              <w:noProof/>
            </w:rPr>
            <w:tab/>
          </w:r>
          <w:r w:rsidRPr="001746AC">
            <w:rPr>
              <w:rStyle w:val="Hyperlink"/>
              <w:noProof/>
            </w:rPr>
            <w:t>Prepare OCI tenancy and set up Cloud Manager</w:t>
          </w:r>
          <w:r>
            <w:rPr>
              <w:noProof/>
              <w:webHidden/>
            </w:rPr>
            <w:tab/>
          </w:r>
          <w:r>
            <w:rPr>
              <w:noProof/>
              <w:webHidden/>
            </w:rPr>
            <w:fldChar w:fldCharType="begin"/>
          </w:r>
          <w:r>
            <w:rPr>
              <w:noProof/>
              <w:webHidden/>
            </w:rPr>
            <w:instrText xml:space="preserve"> PAGEREF _Toc27132509 \h </w:instrText>
          </w:r>
          <w:r>
            <w:rPr>
              <w:noProof/>
              <w:webHidden/>
            </w:rPr>
          </w:r>
          <w:r>
            <w:rPr>
              <w:noProof/>
              <w:webHidden/>
            </w:rPr>
            <w:fldChar w:fldCharType="separate"/>
          </w:r>
          <w:ins w:id="5" w:author="Hari G.I." w:date="2019-12-13T12:31:00Z">
            <w:r w:rsidR="00B26A22">
              <w:rPr>
                <w:noProof/>
                <w:webHidden/>
              </w:rPr>
              <w:t>5</w:t>
            </w:r>
          </w:ins>
          <w:del w:id="6"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"_Toc27132510"</w:instrText>
          </w:r>
          <w:r w:rsidRPr="001746AC">
            <w:rPr>
              <w:rStyle w:val="Hyperlink"/>
              <w:noProof/>
            </w:rPr>
            <w:instrText xml:space="preserve"> </w:instrText>
          </w:r>
          <w:r w:rsidRPr="001746AC">
            <w:rPr>
              <w:rStyle w:val="Hyperlink"/>
              <w:noProof/>
            </w:rPr>
            <w:fldChar w:fldCharType="separate"/>
          </w:r>
          <w:r w:rsidRPr="001746AC">
            <w:rPr>
              <w:rStyle w:val="Hyperlink"/>
              <w:noProof/>
            </w:rPr>
            <w:t>4.</w:t>
          </w:r>
          <w:r>
            <w:rPr>
              <w:rFonts w:eastAsiaTheme="minorEastAsia"/>
              <w:noProof/>
            </w:rPr>
            <w:tab/>
          </w:r>
          <w:r w:rsidRPr="001746AC">
            <w:rPr>
              <w:rStyle w:val="Hyperlink"/>
              <w:noProof/>
            </w:rPr>
            <w:t>Configure Cloud Manager</w:t>
          </w:r>
          <w:r>
            <w:rPr>
              <w:noProof/>
              <w:webHidden/>
            </w:rPr>
            <w:tab/>
          </w:r>
          <w:r>
            <w:rPr>
              <w:noProof/>
              <w:webHidden/>
            </w:rPr>
            <w:fldChar w:fldCharType="begin"/>
          </w:r>
          <w:r>
            <w:rPr>
              <w:noProof/>
              <w:webHidden/>
            </w:rPr>
            <w:instrText xml:space="preserve"> PAGEREF _Toc27132510 \h </w:instrText>
          </w:r>
          <w:r>
            <w:rPr>
              <w:noProof/>
              <w:webHidden/>
            </w:rPr>
          </w:r>
          <w:r>
            <w:rPr>
              <w:noProof/>
              <w:webHidden/>
            </w:rPr>
            <w:fldChar w:fldCharType="separate"/>
          </w:r>
          <w:ins w:id="7" w:author="Hari G.I." w:date="2019-12-13T12:31:00Z">
            <w:r w:rsidR="00B26A22">
              <w:rPr>
                <w:noProof/>
                <w:webHidden/>
              </w:rPr>
              <w:t>14</w:t>
            </w:r>
          </w:ins>
          <w:del w:id="8"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"_Toc27132511"</w:instrText>
          </w:r>
          <w:r w:rsidRPr="001746AC">
            <w:rPr>
              <w:rStyle w:val="Hyperlink"/>
              <w:noProof/>
            </w:rPr>
            <w:instrText xml:space="preserve"> </w:instrText>
          </w:r>
          <w:r w:rsidRPr="001746AC">
            <w:rPr>
              <w:rStyle w:val="Hyperlink"/>
              <w:noProof/>
            </w:rPr>
            <w:fldChar w:fldCharType="separate"/>
          </w:r>
          <w:r w:rsidRPr="001746AC">
            <w:rPr>
              <w:rStyle w:val="Hyperlink"/>
              <w:noProof/>
            </w:rPr>
            <w:t>5.</w:t>
          </w:r>
          <w:r>
            <w:rPr>
              <w:rFonts w:eastAsiaTheme="minorEastAsia"/>
              <w:noProof/>
            </w:rPr>
            <w:tab/>
          </w:r>
          <w:r w:rsidRPr="001746AC">
            <w:rPr>
              <w:rStyle w:val="Hyperlink"/>
              <w:noProof/>
            </w:rPr>
            <w:t>Subscribe to download channels</w:t>
          </w:r>
          <w:r>
            <w:rPr>
              <w:noProof/>
              <w:webHidden/>
            </w:rPr>
            <w:tab/>
          </w:r>
          <w:r>
            <w:rPr>
              <w:noProof/>
              <w:webHidden/>
            </w:rPr>
            <w:fldChar w:fldCharType="begin"/>
          </w:r>
          <w:r>
            <w:rPr>
              <w:noProof/>
              <w:webHidden/>
            </w:rPr>
            <w:instrText xml:space="preserve"> PAGEREF _Toc27132511 \h </w:instrText>
          </w:r>
          <w:r>
            <w:rPr>
              <w:noProof/>
              <w:webHidden/>
            </w:rPr>
          </w:r>
          <w:r>
            <w:rPr>
              <w:noProof/>
              <w:webHidden/>
            </w:rPr>
            <w:fldChar w:fldCharType="separate"/>
          </w:r>
          <w:ins w:id="9" w:author="Hari G.I." w:date="2019-12-13T12:31:00Z">
            <w:r w:rsidR="00B26A22">
              <w:rPr>
                <w:noProof/>
                <w:webHidden/>
              </w:rPr>
              <w:t>17</w:t>
            </w:r>
          </w:ins>
          <w:del w:id="10"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"_Toc27132512"</w:instrText>
          </w:r>
          <w:r w:rsidRPr="001746AC">
            <w:rPr>
              <w:rStyle w:val="Hyperlink"/>
              <w:noProof/>
            </w:rPr>
            <w:instrText xml:space="preserve"> </w:instrText>
          </w:r>
          <w:r w:rsidRPr="001746AC">
            <w:rPr>
              <w:rStyle w:val="Hyperlink"/>
              <w:noProof/>
            </w:rPr>
            <w:fldChar w:fldCharType="separate"/>
          </w:r>
          <w:r w:rsidRPr="001746AC">
            <w:rPr>
              <w:rStyle w:val="Hyperlink"/>
              <w:noProof/>
            </w:rPr>
            <w:t>6.</w:t>
          </w:r>
          <w:r>
            <w:rPr>
              <w:rFonts w:eastAsiaTheme="minorEastAsia"/>
              <w:noProof/>
            </w:rPr>
            <w:tab/>
          </w:r>
          <w:r w:rsidRPr="001746AC">
            <w:rPr>
              <w:rStyle w:val="Hyperlink"/>
              <w:noProof/>
            </w:rPr>
            <w:t>Review and update a Topology</w:t>
          </w:r>
          <w:r>
            <w:rPr>
              <w:noProof/>
              <w:webHidden/>
            </w:rPr>
            <w:tab/>
          </w:r>
          <w:r>
            <w:rPr>
              <w:noProof/>
              <w:webHidden/>
            </w:rPr>
            <w:fldChar w:fldCharType="begin"/>
          </w:r>
          <w:r>
            <w:rPr>
              <w:noProof/>
              <w:webHidden/>
            </w:rPr>
            <w:instrText xml:space="preserve"> PAGEREF _Toc27132512 \h </w:instrText>
          </w:r>
          <w:r>
            <w:rPr>
              <w:noProof/>
              <w:webHidden/>
            </w:rPr>
          </w:r>
          <w:r>
            <w:rPr>
              <w:noProof/>
              <w:webHidden/>
            </w:rPr>
            <w:fldChar w:fldCharType="separate"/>
          </w:r>
          <w:ins w:id="11" w:author="Hari G.I." w:date="2019-12-13T12:31:00Z">
            <w:r w:rsidR="00B26A22">
              <w:rPr>
                <w:noProof/>
                <w:webHidden/>
              </w:rPr>
              <w:t>18</w:t>
            </w:r>
          </w:ins>
          <w:del w:id="12"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"_Toc27132513"</w:instrText>
          </w:r>
          <w:r w:rsidRPr="001746AC">
            <w:rPr>
              <w:rStyle w:val="Hyperlink"/>
              <w:noProof/>
            </w:rPr>
            <w:instrText xml:space="preserve"> </w:instrText>
          </w:r>
          <w:r w:rsidRPr="001746AC">
            <w:rPr>
              <w:rStyle w:val="Hyperlink"/>
              <w:noProof/>
            </w:rPr>
            <w:fldChar w:fldCharType="separate"/>
          </w:r>
          <w:r w:rsidRPr="001746AC">
            <w:rPr>
              <w:rStyle w:val="Hyperlink"/>
              <w:noProof/>
            </w:rPr>
            <w:t>7.</w:t>
          </w:r>
          <w:r>
            <w:rPr>
              <w:rFonts w:eastAsiaTheme="minorEastAsia"/>
              <w:noProof/>
            </w:rPr>
            <w:tab/>
          </w:r>
          <w:r w:rsidRPr="001746AC">
            <w:rPr>
              <w:rStyle w:val="Hyperlink"/>
              <w:noProof/>
            </w:rPr>
            <w:t>Create a new Environment Template</w:t>
          </w:r>
          <w:r>
            <w:rPr>
              <w:noProof/>
              <w:webHidden/>
            </w:rPr>
            <w:tab/>
          </w:r>
          <w:r>
            <w:rPr>
              <w:noProof/>
              <w:webHidden/>
            </w:rPr>
            <w:fldChar w:fldCharType="begin"/>
          </w:r>
          <w:r>
            <w:rPr>
              <w:noProof/>
              <w:webHidden/>
            </w:rPr>
            <w:instrText xml:space="preserve"> PAGEREF _Toc27132513 \h </w:instrText>
          </w:r>
          <w:r>
            <w:rPr>
              <w:noProof/>
              <w:webHidden/>
            </w:rPr>
          </w:r>
          <w:r>
            <w:rPr>
              <w:noProof/>
              <w:webHidden/>
            </w:rPr>
            <w:fldChar w:fldCharType="separate"/>
          </w:r>
          <w:ins w:id="13" w:author="Hari G.I." w:date="2019-12-13T12:31:00Z">
            <w:r w:rsidR="00B26A22">
              <w:rPr>
                <w:noProof/>
                <w:webHidden/>
              </w:rPr>
              <w:t>20</w:t>
            </w:r>
          </w:ins>
          <w:del w:id="14"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"_Toc27132514"</w:instrText>
          </w:r>
          <w:r w:rsidRPr="001746AC">
            <w:rPr>
              <w:rStyle w:val="Hyperlink"/>
              <w:noProof/>
            </w:rPr>
            <w:instrText xml:space="preserve"> </w:instrText>
          </w:r>
          <w:r w:rsidRPr="001746AC">
            <w:rPr>
              <w:rStyle w:val="Hyperlink"/>
              <w:noProof/>
            </w:rPr>
            <w:fldChar w:fldCharType="separate"/>
          </w:r>
          <w:r w:rsidRPr="001746AC">
            <w:rPr>
              <w:rStyle w:val="Hyperlink"/>
              <w:noProof/>
            </w:rPr>
            <w:t>8.</w:t>
          </w:r>
          <w:r>
            <w:rPr>
              <w:rFonts w:eastAsiaTheme="minorEastAsia"/>
              <w:noProof/>
            </w:rPr>
            <w:tab/>
          </w:r>
          <w:r w:rsidRPr="001746AC">
            <w:rPr>
              <w:rStyle w:val="Hyperlink"/>
              <w:noProof/>
            </w:rPr>
            <w:t>Create Environment</w:t>
          </w:r>
          <w:r>
            <w:rPr>
              <w:noProof/>
              <w:webHidden/>
            </w:rPr>
            <w:tab/>
          </w:r>
          <w:r>
            <w:rPr>
              <w:noProof/>
              <w:webHidden/>
            </w:rPr>
            <w:fldChar w:fldCharType="begin"/>
          </w:r>
          <w:r>
            <w:rPr>
              <w:noProof/>
              <w:webHidden/>
            </w:rPr>
            <w:instrText xml:space="preserve"> PAGEREF _Toc27132514 \h </w:instrText>
          </w:r>
          <w:r>
            <w:rPr>
              <w:noProof/>
              <w:webHidden/>
            </w:rPr>
          </w:r>
          <w:r>
            <w:rPr>
              <w:noProof/>
              <w:webHidden/>
            </w:rPr>
            <w:fldChar w:fldCharType="separate"/>
          </w:r>
          <w:ins w:id="15" w:author="Hari G.I." w:date="2019-12-13T12:31:00Z">
            <w:r w:rsidR="00B26A22">
              <w:rPr>
                <w:noProof/>
                <w:webHidden/>
              </w:rPr>
              <w:t>25</w:t>
            </w:r>
          </w:ins>
          <w:del w:id="16"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"_Toc27132515"</w:instrText>
          </w:r>
          <w:r w:rsidRPr="001746AC">
            <w:rPr>
              <w:rStyle w:val="Hyperlink"/>
              <w:noProof/>
            </w:rPr>
            <w:instrText xml:space="preserve"> </w:instrText>
          </w:r>
          <w:r w:rsidRPr="001746AC">
            <w:rPr>
              <w:rStyle w:val="Hyperlink"/>
              <w:noProof/>
            </w:rPr>
            <w:fldChar w:fldCharType="separate"/>
          </w:r>
          <w:r w:rsidRPr="001746AC">
            <w:rPr>
              <w:rStyle w:val="Hyperlink"/>
              <w:noProof/>
            </w:rPr>
            <w:t>9.</w:t>
          </w:r>
          <w:r>
            <w:rPr>
              <w:rFonts w:eastAsiaTheme="minorEastAsia"/>
              <w:noProof/>
            </w:rPr>
            <w:tab/>
          </w:r>
          <w:r w:rsidRPr="001746AC">
            <w:rPr>
              <w:rStyle w:val="Hyperlink"/>
              <w:noProof/>
            </w:rPr>
            <w:t>Additional Exercise – Provision Environments with Windows Clients</w:t>
          </w:r>
          <w:r>
            <w:rPr>
              <w:noProof/>
              <w:webHidden/>
            </w:rPr>
            <w:tab/>
          </w:r>
          <w:r>
            <w:rPr>
              <w:noProof/>
              <w:webHidden/>
            </w:rPr>
            <w:fldChar w:fldCharType="begin"/>
          </w:r>
          <w:r>
            <w:rPr>
              <w:noProof/>
              <w:webHidden/>
            </w:rPr>
            <w:instrText xml:space="preserve"> PAGEREF _Toc27132515 \h </w:instrText>
          </w:r>
          <w:r>
            <w:rPr>
              <w:noProof/>
              <w:webHidden/>
            </w:rPr>
          </w:r>
          <w:r>
            <w:rPr>
              <w:noProof/>
              <w:webHidden/>
            </w:rPr>
            <w:fldChar w:fldCharType="separate"/>
          </w:r>
          <w:ins w:id="17" w:author="Hari G.I." w:date="2019-12-13T12:31:00Z">
            <w:r w:rsidR="00B26A22">
              <w:rPr>
                <w:noProof/>
                <w:webHidden/>
              </w:rPr>
              <w:t>29</w:t>
            </w:r>
          </w:ins>
          <w:del w:id="18"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"_Toc27132516"</w:instrText>
          </w:r>
          <w:r w:rsidRPr="001746AC">
            <w:rPr>
              <w:rStyle w:val="Hyperlink"/>
              <w:noProof/>
            </w:rPr>
            <w:instrText xml:space="preserve"> </w:instrText>
          </w:r>
          <w:r w:rsidRPr="001746AC">
            <w:rPr>
              <w:rStyle w:val="Hyperlink"/>
              <w:noProof/>
            </w:rPr>
            <w:fldChar w:fldCharType="separate"/>
          </w:r>
          <w:r w:rsidRPr="001746AC">
            <w:rPr>
              <w:rStyle w:val="Hyperlink"/>
              <w:noProof/>
            </w:rPr>
            <w:t>Appendix A – OCI Account URL and Resources</w:t>
          </w:r>
          <w:r>
            <w:rPr>
              <w:noProof/>
              <w:webHidden/>
            </w:rPr>
            <w:tab/>
          </w:r>
          <w:r>
            <w:rPr>
              <w:noProof/>
              <w:webHidden/>
            </w:rPr>
            <w:fldChar w:fldCharType="begin"/>
          </w:r>
          <w:r>
            <w:rPr>
              <w:noProof/>
              <w:webHidden/>
            </w:rPr>
            <w:instrText xml:space="preserve"> PAGEREF _Toc27132516 \h </w:instrText>
          </w:r>
          <w:r>
            <w:rPr>
              <w:noProof/>
              <w:webHidden/>
            </w:rPr>
          </w:r>
          <w:r>
            <w:rPr>
              <w:noProof/>
              <w:webHidden/>
            </w:rPr>
            <w:fldChar w:fldCharType="separate"/>
          </w:r>
          <w:ins w:id="19" w:author="Hari G.I." w:date="2019-12-13T12:31:00Z">
            <w:r w:rsidR="00B26A22">
              <w:rPr>
                <w:noProof/>
                <w:webHidden/>
              </w:rPr>
              <w:t>30</w:t>
            </w:r>
          </w:ins>
          <w:del w:id="20"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"_Toc27132517"</w:instrText>
          </w:r>
          <w:r w:rsidRPr="001746AC">
            <w:rPr>
              <w:rStyle w:val="Hyperlink"/>
              <w:noProof/>
            </w:rPr>
            <w:instrText xml:space="preserve"> </w:instrText>
          </w:r>
          <w:r w:rsidRPr="001746AC">
            <w:rPr>
              <w:rStyle w:val="Hyperlink"/>
              <w:noProof/>
            </w:rPr>
            <w:fldChar w:fldCharType="separate"/>
          </w:r>
          <w:r w:rsidRPr="001746AC">
            <w:rPr>
              <w:rStyle w:val="Hyperlink"/>
              <w:noProof/>
            </w:rPr>
            <w:t>Appendix B – Accessing Cloud Manager using SSH</w:t>
          </w:r>
          <w:r>
            <w:rPr>
              <w:noProof/>
              <w:webHidden/>
            </w:rPr>
            <w:tab/>
          </w:r>
          <w:r>
            <w:rPr>
              <w:noProof/>
              <w:webHidden/>
            </w:rPr>
            <w:fldChar w:fldCharType="begin"/>
          </w:r>
          <w:r>
            <w:rPr>
              <w:noProof/>
              <w:webHidden/>
            </w:rPr>
            <w:instrText xml:space="preserve"> PAGEREF _Toc27132517 \h </w:instrText>
          </w:r>
          <w:r>
            <w:rPr>
              <w:noProof/>
              <w:webHidden/>
            </w:rPr>
          </w:r>
          <w:r>
            <w:rPr>
              <w:noProof/>
              <w:webHidden/>
            </w:rPr>
            <w:fldChar w:fldCharType="separate"/>
          </w:r>
          <w:ins w:id="21" w:author="Hari G.I." w:date="2019-12-13T12:31:00Z">
            <w:r w:rsidR="00B26A22">
              <w:rPr>
                <w:noProof/>
                <w:webHidden/>
              </w:rPr>
              <w:t>32</w:t>
            </w:r>
          </w:ins>
          <w:del w:id="22"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"_Toc27132518"</w:instrText>
          </w:r>
          <w:r w:rsidRPr="001746AC">
            <w:rPr>
              <w:rStyle w:val="Hyperlink"/>
              <w:noProof/>
            </w:rPr>
            <w:instrText xml:space="preserve"> </w:instrText>
          </w:r>
          <w:r w:rsidRPr="001746AC">
            <w:rPr>
              <w:rStyle w:val="Hyperlink"/>
              <w:noProof/>
            </w:rPr>
            <w:fldChar w:fldCharType="separate"/>
          </w:r>
          <w:r w:rsidRPr="001746AC">
            <w:rPr>
              <w:rStyle w:val="Hyperlink"/>
              <w:noProof/>
            </w:rPr>
            <w:t>Appendix C – Network layout</w:t>
          </w:r>
          <w:r>
            <w:rPr>
              <w:noProof/>
              <w:webHidden/>
            </w:rPr>
            <w:tab/>
          </w:r>
          <w:r>
            <w:rPr>
              <w:noProof/>
              <w:webHidden/>
            </w:rPr>
            <w:fldChar w:fldCharType="begin"/>
          </w:r>
          <w:r>
            <w:rPr>
              <w:noProof/>
              <w:webHidden/>
            </w:rPr>
            <w:instrText xml:space="preserve"> PAGEREF _Toc27132518 \h </w:instrText>
          </w:r>
          <w:r>
            <w:rPr>
              <w:noProof/>
              <w:webHidden/>
            </w:rPr>
          </w:r>
          <w:r>
            <w:rPr>
              <w:noProof/>
              <w:webHidden/>
            </w:rPr>
            <w:fldChar w:fldCharType="separate"/>
          </w:r>
          <w:ins w:id="23" w:author="Hari G.I." w:date="2019-12-13T12:31:00Z">
            <w:r w:rsidR="00B26A22">
              <w:rPr>
                <w:noProof/>
                <w:webHidden/>
              </w:rPr>
              <w:t>32</w:t>
            </w:r>
          </w:ins>
          <w:del w:id="24"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"_Toc27132519"</w:instrText>
          </w:r>
          <w:r w:rsidRPr="001746AC">
            <w:rPr>
              <w:rStyle w:val="Hyperlink"/>
              <w:noProof/>
            </w:rPr>
            <w:instrText xml:space="preserve"> </w:instrText>
          </w:r>
          <w:r w:rsidRPr="001746AC">
            <w:rPr>
              <w:rStyle w:val="Hyperlink"/>
              <w:noProof/>
            </w:rPr>
            <w:fldChar w:fldCharType="separate"/>
          </w:r>
          <w:r w:rsidRPr="001746AC">
            <w:rPr>
              <w:rStyle w:val="Hyperlink"/>
              <w:noProof/>
            </w:rPr>
            <w:t>Appendix D – Deployed OCI Resources</w:t>
          </w:r>
          <w:r>
            <w:rPr>
              <w:noProof/>
              <w:webHidden/>
            </w:rPr>
            <w:tab/>
          </w:r>
          <w:r>
            <w:rPr>
              <w:noProof/>
              <w:webHidden/>
            </w:rPr>
            <w:fldChar w:fldCharType="begin"/>
          </w:r>
          <w:r>
            <w:rPr>
              <w:noProof/>
              <w:webHidden/>
            </w:rPr>
            <w:instrText xml:space="preserve"> PAGEREF _Toc27132519 \h </w:instrText>
          </w:r>
          <w:r>
            <w:rPr>
              <w:noProof/>
              <w:webHidden/>
            </w:rPr>
          </w:r>
          <w:r>
            <w:rPr>
              <w:noProof/>
              <w:webHidden/>
            </w:rPr>
            <w:fldChar w:fldCharType="separate"/>
          </w:r>
          <w:ins w:id="25" w:author="Hari G.I." w:date="2019-12-13T12:31:00Z">
            <w:r w:rsidR="00B26A22">
              <w:rPr>
                <w:noProof/>
                <w:webHidden/>
              </w:rPr>
              <w:t>34</w:t>
            </w:r>
          </w:ins>
          <w:del w:id="26"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"_Toc27132520"</w:instrText>
          </w:r>
          <w:r w:rsidRPr="001746AC">
            <w:rPr>
              <w:rStyle w:val="Hyperlink"/>
              <w:noProof/>
            </w:rPr>
            <w:instrText xml:space="preserve"> </w:instrText>
          </w:r>
          <w:r w:rsidRPr="001746AC">
            <w:rPr>
              <w:rStyle w:val="Hyperlink"/>
              <w:noProof/>
            </w:rPr>
            <w:fldChar w:fldCharType="separate"/>
          </w:r>
          <w:r w:rsidRPr="001746AC">
            <w:rPr>
              <w:rStyle w:val="Hyperlink"/>
              <w:noProof/>
            </w:rPr>
            <w:t>Appendix E – Provisioning Windows Instances</w:t>
          </w:r>
          <w:r>
            <w:rPr>
              <w:noProof/>
              <w:webHidden/>
            </w:rPr>
            <w:tab/>
          </w:r>
          <w:r>
            <w:rPr>
              <w:noProof/>
              <w:webHidden/>
            </w:rPr>
            <w:fldChar w:fldCharType="begin"/>
          </w:r>
          <w:r>
            <w:rPr>
              <w:noProof/>
              <w:webHidden/>
            </w:rPr>
            <w:instrText xml:space="preserve"> PAGEREF _Toc27132520 \h </w:instrText>
          </w:r>
          <w:r>
            <w:rPr>
              <w:noProof/>
              <w:webHidden/>
            </w:rPr>
          </w:r>
          <w:r>
            <w:rPr>
              <w:noProof/>
              <w:webHidden/>
            </w:rPr>
            <w:fldChar w:fldCharType="separate"/>
          </w:r>
          <w:ins w:id="27" w:author="Hari G.I." w:date="2019-12-13T12:31:00Z">
            <w:r w:rsidR="00B26A22">
              <w:rPr>
                <w:noProof/>
                <w:webHidden/>
              </w:rPr>
              <w:t>36</w:t>
            </w:r>
          </w:ins>
          <w:del w:id="28" w:author="Hari G.I." w:date="2019-12-13T12:31:00Z">
            <w:r w:rsidDel="00B26A22">
              <w:rPr>
                <w:noProof/>
                <w:webHidden/>
              </w:rPr>
              <w:delText>1</w:delText>
            </w:r>
          </w:del>
          <w:r>
            <w:rPr>
              <w:noProof/>
              <w:webHidden/>
            </w:rPr>
            <w:fldChar w:fldCharType="end"/>
          </w:r>
          <w:r w:rsidRPr="001746AC">
            <w:rPr>
              <w:rStyle w:val="Hyperlink"/>
              <w:noProof/>
            </w:rPr>
            <w:fldChar w:fldCharType="end"/>
          </w:r>
        </w:p>
        <w:p w:rsidR="000346BF" w:rsidRDefault="000346BF">
          <w:pPr>
            <w:pStyle w:val="TOC2"/>
            <w:rPr>
              <w:rFonts w:eastAsiaTheme="minorEastAsia"/>
              <w:noProof/>
            </w:rPr>
          </w:pPr>
          <w:r w:rsidRPr="001746AC">
            <w:rPr>
              <w:rStyle w:val="Hyperlink"/>
              <w:noProof/>
            </w:rPr>
            <w:fldChar w:fldCharType="begin"/>
          </w:r>
          <w:r w:rsidRPr="001746AC">
            <w:rPr>
              <w:rStyle w:val="Hyperlink"/>
              <w:noProof/>
            </w:rPr>
            <w:instrText xml:space="preserve"> </w:instrText>
          </w:r>
          <w:r>
            <w:rPr>
              <w:noProof/>
            </w:rPr>
            <w:instrText>HYPERLINK \l "_Toc27132521"</w:instrText>
          </w:r>
          <w:r w:rsidRPr="001746AC">
            <w:rPr>
              <w:rStyle w:val="Hyperlink"/>
              <w:noProof/>
            </w:rPr>
            <w:instrText xml:space="preserve"> </w:instrText>
          </w:r>
          <w:r w:rsidRPr="001746AC">
            <w:rPr>
              <w:rStyle w:val="Hyperlink"/>
              <w:noProof/>
            </w:rPr>
            <w:fldChar w:fldCharType="separate"/>
          </w:r>
          <w:r w:rsidRPr="001746AC">
            <w:rPr>
              <w:rStyle w:val="Hyperlink"/>
              <w:noProof/>
            </w:rPr>
            <w:t>Appendix F – Creating a new subnet</w:t>
          </w:r>
          <w:r>
            <w:rPr>
              <w:noProof/>
              <w:webHidden/>
            </w:rPr>
            <w:tab/>
          </w:r>
          <w:r>
            <w:rPr>
              <w:noProof/>
              <w:webHidden/>
            </w:rPr>
            <w:fldChar w:fldCharType="begin"/>
          </w:r>
          <w:r>
            <w:rPr>
              <w:noProof/>
              <w:webHidden/>
            </w:rPr>
            <w:instrText xml:space="preserve"> PAGEREF _Toc27132521 \h </w:instrText>
          </w:r>
          <w:r>
            <w:rPr>
              <w:noProof/>
              <w:webHidden/>
            </w:rPr>
          </w:r>
          <w:r>
            <w:rPr>
              <w:noProof/>
              <w:webHidden/>
            </w:rPr>
            <w:fldChar w:fldCharType="separate"/>
          </w:r>
          <w:ins w:id="29" w:author="Hari G.I." w:date="2019-12-13T12:31:00Z">
            <w:r w:rsidR="00B26A22">
              <w:rPr>
                <w:noProof/>
                <w:webHidden/>
              </w:rPr>
              <w:t>37</w:t>
            </w:r>
          </w:ins>
          <w:del w:id="30" w:author="Hari G.I." w:date="2019-12-13T12:31:00Z">
            <w:r w:rsidDel="00B26A22">
              <w:rPr>
                <w:noProof/>
                <w:webHidden/>
              </w:rPr>
              <w:delText>1</w:delText>
            </w:r>
          </w:del>
          <w:r>
            <w:rPr>
              <w:noProof/>
              <w:webHidden/>
            </w:rPr>
            <w:fldChar w:fldCharType="end"/>
          </w:r>
          <w:r w:rsidRPr="001746AC">
            <w:rPr>
              <w:rStyle w:val="Hyperlink"/>
              <w:noProof/>
            </w:rPr>
            <w:fldChar w:fldCharType="end"/>
          </w:r>
        </w:p>
        <w:p w:rsidR="000A0FCD" w:rsidRDefault="000A0FCD">
          <w:r>
            <w:rPr>
              <w:b/>
              <w:bCs/>
              <w:noProof/>
            </w:rPr>
            <w:fldChar w:fldCharType="end"/>
          </w:r>
        </w:p>
      </w:sdtContent>
    </w:sdt>
    <w:p w:rsidR="000A0FCD" w:rsidRDefault="000A0FCD" w:rsidP="009B79C3">
      <w:pPr>
        <w:pStyle w:val="Heading2"/>
      </w:pPr>
    </w:p>
    <w:p w:rsidR="000A0FCD" w:rsidRDefault="000A0FCD">
      <w:pPr>
        <w:rPr>
          <w:rFonts w:asciiTheme="majorHAnsi" w:eastAsiaTheme="majorEastAsia" w:hAnsiTheme="majorHAnsi" w:cstheme="majorBidi"/>
          <w:color w:val="2E74B5" w:themeColor="accent1" w:themeShade="BF"/>
          <w:sz w:val="26"/>
          <w:szCs w:val="26"/>
        </w:rPr>
      </w:pPr>
      <w:r>
        <w:br w:type="page"/>
      </w:r>
    </w:p>
    <w:p w:rsidR="00B63920" w:rsidRDefault="00B63920" w:rsidP="00C854C3">
      <w:pPr>
        <w:pStyle w:val="Heading2"/>
        <w:numPr>
          <w:ilvl w:val="0"/>
          <w:numId w:val="41"/>
        </w:numPr>
        <w:ind w:left="360"/>
      </w:pPr>
      <w:bookmarkStart w:id="31" w:name="_Toc27132507"/>
      <w:r>
        <w:lastRenderedPageBreak/>
        <w:t>Overview</w:t>
      </w:r>
      <w:bookmarkEnd w:id="31"/>
    </w:p>
    <w:p w:rsidR="00C83819" w:rsidRDefault="00B63920" w:rsidP="00B63920">
      <w:r>
        <w:t xml:space="preserve">In this hands on lab, you will be able to bring up </w:t>
      </w:r>
      <w:r w:rsidR="00781187">
        <w:t xml:space="preserve">and configure </w:t>
      </w:r>
      <w:r>
        <w:t>a Cloud Manager instance in your tenancy</w:t>
      </w:r>
      <w:r w:rsidR="00781187">
        <w:t>,</w:t>
      </w:r>
      <w:r>
        <w:t xml:space="preserve"> and provision</w:t>
      </w:r>
      <w:r w:rsidR="00781187">
        <w:t xml:space="preserve"> a</w:t>
      </w:r>
      <w:r>
        <w:t xml:space="preserve"> new PeopleSoft environment.  </w:t>
      </w:r>
    </w:p>
    <w:p w:rsidR="00B63920" w:rsidRDefault="00B63920" w:rsidP="00B63920">
      <w:r>
        <w:t xml:space="preserve">The lab can be divided into two sessions.  In the first session, you </w:t>
      </w:r>
      <w:r w:rsidR="00781187">
        <w:t>will</w:t>
      </w:r>
      <w:r>
        <w:t xml:space="preserve"> be able to – </w:t>
      </w:r>
    </w:p>
    <w:p w:rsidR="00B63920" w:rsidRDefault="00B63920" w:rsidP="007C5F44">
      <w:pPr>
        <w:pStyle w:val="ListParagraph"/>
        <w:numPr>
          <w:ilvl w:val="0"/>
          <w:numId w:val="38"/>
        </w:numPr>
        <w:ind w:left="360"/>
      </w:pPr>
      <w:r>
        <w:t>Review the pre-requisites and set up your workstation/laptop (Section: Requirements)</w:t>
      </w:r>
    </w:p>
    <w:p w:rsidR="005A46A6" w:rsidRDefault="005A46A6" w:rsidP="00C414C0">
      <w:pPr>
        <w:pStyle w:val="ListParagraph"/>
        <w:numPr>
          <w:ilvl w:val="0"/>
          <w:numId w:val="38"/>
        </w:numPr>
        <w:ind w:left="360"/>
      </w:pPr>
      <w:r>
        <w:t>Review VM shapes available in your account/tenancy (Appendix A</w:t>
      </w:r>
      <w:r w:rsidR="00C414C0">
        <w:t>)</w:t>
      </w:r>
    </w:p>
    <w:p w:rsidR="00B63920" w:rsidRDefault="00781187" w:rsidP="007C5F44">
      <w:pPr>
        <w:pStyle w:val="ListParagraph"/>
        <w:numPr>
          <w:ilvl w:val="0"/>
          <w:numId w:val="38"/>
        </w:numPr>
        <w:ind w:left="360"/>
      </w:pPr>
      <w:r>
        <w:t>Download and r</w:t>
      </w:r>
      <w:r w:rsidR="00B63920">
        <w:t>un the automation package to configure your tenancy</w:t>
      </w:r>
      <w:r>
        <w:t>,</w:t>
      </w:r>
      <w:r w:rsidR="00B63920">
        <w:t xml:space="preserve"> and deploy Cloud Manager</w:t>
      </w:r>
      <w:r>
        <w:t xml:space="preserve"> (Section: </w:t>
      </w:r>
      <w:r w:rsidRPr="00781187">
        <w:t>Prepare OCI tenancy and set up Cloud Manager</w:t>
      </w:r>
      <w:r>
        <w:t>)</w:t>
      </w:r>
      <w:r w:rsidR="008231FD">
        <w:t xml:space="preserve">.  The automation will – </w:t>
      </w:r>
    </w:p>
    <w:p w:rsidR="008231FD" w:rsidRDefault="00B63920" w:rsidP="007C5F44">
      <w:pPr>
        <w:pStyle w:val="ListParagraph"/>
        <w:numPr>
          <w:ilvl w:val="1"/>
          <w:numId w:val="38"/>
        </w:numPr>
        <w:spacing w:after="0" w:line="240" w:lineRule="auto"/>
        <w:ind w:left="720"/>
        <w:contextualSpacing w:val="0"/>
      </w:pPr>
      <w:r>
        <w:t xml:space="preserve">Create </w:t>
      </w:r>
      <w:r w:rsidR="008231FD">
        <w:t xml:space="preserve">a </w:t>
      </w:r>
      <w:r>
        <w:t>user</w:t>
      </w:r>
    </w:p>
    <w:p w:rsidR="008231FD" w:rsidRDefault="008231FD" w:rsidP="007C5F44">
      <w:pPr>
        <w:pStyle w:val="ListParagraph"/>
        <w:numPr>
          <w:ilvl w:val="1"/>
          <w:numId w:val="38"/>
        </w:numPr>
        <w:spacing w:after="0" w:line="240" w:lineRule="auto"/>
        <w:ind w:left="720"/>
        <w:contextualSpacing w:val="0"/>
      </w:pPr>
      <w:r>
        <w:t xml:space="preserve">Create a </w:t>
      </w:r>
      <w:r w:rsidR="00B63920">
        <w:t>group</w:t>
      </w:r>
    </w:p>
    <w:p w:rsidR="008231FD" w:rsidRDefault="008231FD" w:rsidP="007C5F44">
      <w:pPr>
        <w:pStyle w:val="ListParagraph"/>
        <w:numPr>
          <w:ilvl w:val="1"/>
          <w:numId w:val="38"/>
        </w:numPr>
        <w:spacing w:after="0" w:line="240" w:lineRule="auto"/>
        <w:ind w:left="720"/>
        <w:contextualSpacing w:val="0"/>
      </w:pPr>
      <w:r>
        <w:t>Create a compartment</w:t>
      </w:r>
    </w:p>
    <w:p w:rsidR="008231FD" w:rsidRDefault="008231FD" w:rsidP="007C5F44">
      <w:pPr>
        <w:pStyle w:val="ListParagraph"/>
        <w:numPr>
          <w:ilvl w:val="1"/>
          <w:numId w:val="38"/>
        </w:numPr>
        <w:spacing w:after="0" w:line="240" w:lineRule="auto"/>
        <w:ind w:left="720"/>
        <w:contextualSpacing w:val="0"/>
      </w:pPr>
      <w:r>
        <w:t xml:space="preserve">Create a OCI </w:t>
      </w:r>
      <w:r w:rsidR="00B63920">
        <w:t xml:space="preserve">policy, </w:t>
      </w:r>
    </w:p>
    <w:p w:rsidR="008231FD" w:rsidRDefault="008231FD" w:rsidP="007C5F44">
      <w:pPr>
        <w:pStyle w:val="ListParagraph"/>
        <w:numPr>
          <w:ilvl w:val="1"/>
          <w:numId w:val="38"/>
        </w:numPr>
        <w:spacing w:after="0" w:line="240" w:lineRule="auto"/>
        <w:ind w:left="720"/>
        <w:contextualSpacing w:val="0"/>
      </w:pPr>
      <w:r>
        <w:t>Create network resources – VCN and subnets</w:t>
      </w:r>
    </w:p>
    <w:p w:rsidR="008231FD" w:rsidRDefault="008231FD" w:rsidP="007C5F44">
      <w:pPr>
        <w:pStyle w:val="ListParagraph"/>
        <w:numPr>
          <w:ilvl w:val="1"/>
          <w:numId w:val="38"/>
        </w:numPr>
        <w:spacing w:after="0" w:line="240" w:lineRule="auto"/>
        <w:ind w:left="720"/>
        <w:contextualSpacing w:val="0"/>
      </w:pPr>
      <w:r>
        <w:t xml:space="preserve">Subscribe to </w:t>
      </w:r>
      <w:r w:rsidR="0058783F">
        <w:t>the Cloud Manager Marketplace image</w:t>
      </w:r>
    </w:p>
    <w:p w:rsidR="008231FD" w:rsidRDefault="008231FD" w:rsidP="007C5F44">
      <w:pPr>
        <w:pStyle w:val="ListParagraph"/>
        <w:numPr>
          <w:ilvl w:val="1"/>
          <w:numId w:val="38"/>
        </w:numPr>
        <w:spacing w:after="0" w:line="240" w:lineRule="auto"/>
        <w:ind w:left="720"/>
        <w:contextualSpacing w:val="0"/>
      </w:pPr>
      <w:r>
        <w:t xml:space="preserve">Create Cloud Manager instance </w:t>
      </w:r>
    </w:p>
    <w:p w:rsidR="00B63920" w:rsidRDefault="008231FD" w:rsidP="007C5F44">
      <w:pPr>
        <w:pStyle w:val="ListParagraph"/>
        <w:numPr>
          <w:ilvl w:val="1"/>
          <w:numId w:val="38"/>
        </w:numPr>
        <w:spacing w:after="0" w:line="240" w:lineRule="auto"/>
        <w:ind w:left="720"/>
        <w:contextualSpacing w:val="0"/>
      </w:pPr>
      <w:r>
        <w:t>Bootstrap install Cloud Manager application</w:t>
      </w:r>
    </w:p>
    <w:p w:rsidR="00C83819" w:rsidRDefault="00C83819" w:rsidP="007C5F44">
      <w:pPr>
        <w:pStyle w:val="ListParagraph"/>
        <w:numPr>
          <w:ilvl w:val="0"/>
          <w:numId w:val="38"/>
        </w:numPr>
        <w:spacing w:after="0" w:line="240" w:lineRule="auto"/>
        <w:ind w:left="360"/>
      </w:pPr>
      <w:r>
        <w:t>Configure Cloud Manager Settings</w:t>
      </w:r>
      <w:r w:rsidR="00781187">
        <w:t xml:space="preserve"> (Section: </w:t>
      </w:r>
      <w:r w:rsidR="00781187" w:rsidRPr="00781187">
        <w:t>Configure Cloud Manager</w:t>
      </w:r>
      <w:r w:rsidR="00781187">
        <w:t>)</w:t>
      </w:r>
    </w:p>
    <w:p w:rsidR="00C83819" w:rsidRDefault="00C83819" w:rsidP="007C5F44">
      <w:pPr>
        <w:pStyle w:val="ListParagraph"/>
        <w:numPr>
          <w:ilvl w:val="0"/>
          <w:numId w:val="38"/>
        </w:numPr>
        <w:spacing w:after="0" w:line="240" w:lineRule="auto"/>
        <w:ind w:left="360"/>
      </w:pPr>
      <w:r>
        <w:t xml:space="preserve">Create a </w:t>
      </w:r>
      <w:r w:rsidR="0058783F">
        <w:t>File System</w:t>
      </w:r>
      <w:r>
        <w:t xml:space="preserve"> for Download Repository</w:t>
      </w:r>
    </w:p>
    <w:p w:rsidR="00C83819" w:rsidRDefault="00C83819" w:rsidP="007C5F44">
      <w:pPr>
        <w:pStyle w:val="ListParagraph"/>
        <w:numPr>
          <w:ilvl w:val="0"/>
          <w:numId w:val="38"/>
        </w:numPr>
        <w:spacing w:after="0" w:line="240" w:lineRule="auto"/>
        <w:ind w:left="360"/>
      </w:pPr>
      <w:r>
        <w:t>Subscribe to PeopleSoft Download Channels</w:t>
      </w:r>
      <w:r w:rsidR="00781187">
        <w:t xml:space="preserve"> (Section: </w:t>
      </w:r>
      <w:r w:rsidR="00781187" w:rsidRPr="00781187">
        <w:t>Subscribe to download channels</w:t>
      </w:r>
      <w:r w:rsidR="00781187">
        <w:t>)</w:t>
      </w:r>
      <w:r>
        <w:t xml:space="preserve"> </w:t>
      </w:r>
    </w:p>
    <w:p w:rsidR="003F075C" w:rsidRDefault="003F075C" w:rsidP="003F075C">
      <w:pPr>
        <w:pStyle w:val="ListParagraph"/>
        <w:spacing w:after="0" w:line="240" w:lineRule="auto"/>
      </w:pPr>
    </w:p>
    <w:p w:rsidR="00C83819" w:rsidRDefault="00C83819" w:rsidP="00781187">
      <w:pPr>
        <w:spacing w:before="120" w:line="240" w:lineRule="auto"/>
      </w:pPr>
      <w:r>
        <w:t xml:space="preserve">Review Appendix C for details on the resources created by deployment automation. </w:t>
      </w:r>
      <w:r w:rsidR="00781187">
        <w:t>Th</w:t>
      </w:r>
      <w:r w:rsidR="00936E78">
        <w:t xml:space="preserve">is session should </w:t>
      </w:r>
      <w:r w:rsidR="00781187">
        <w:t xml:space="preserve">take </w:t>
      </w:r>
      <w:r w:rsidR="00936E78">
        <w:t xml:space="preserve">about 90 </w:t>
      </w:r>
      <w:r w:rsidR="00781187">
        <w:t>minutes</w:t>
      </w:r>
      <w:r w:rsidR="00936E78">
        <w:t xml:space="preserve"> approximately</w:t>
      </w:r>
      <w:r w:rsidR="00781187">
        <w:t xml:space="preserve">. The last step, when you subscribe to download channels, </w:t>
      </w:r>
      <w:r w:rsidR="00B82DE8">
        <w:t xml:space="preserve">time taken for downloads </w:t>
      </w:r>
      <w:r w:rsidR="004A4720">
        <w:t xml:space="preserve">to complete </w:t>
      </w:r>
      <w:r w:rsidR="00B82DE8">
        <w:t xml:space="preserve">depends on network speed and the number of subscribed </w:t>
      </w:r>
      <w:r w:rsidR="00781187">
        <w:t xml:space="preserve">download channels. If only one application channel and </w:t>
      </w:r>
      <w:r w:rsidR="00936E78">
        <w:t xml:space="preserve">one </w:t>
      </w:r>
      <w:r w:rsidR="00781187">
        <w:t xml:space="preserve">PeopleTools channel with only the latest patch is subscribed, then downloads should complete in about 60 to 90 minutes depending on the download speed. </w:t>
      </w:r>
    </w:p>
    <w:p w:rsidR="00C83819" w:rsidRPr="00B63920" w:rsidRDefault="00C83819" w:rsidP="00781187">
      <w:pPr>
        <w:spacing w:before="120"/>
      </w:pPr>
      <w:r>
        <w:t>In session two</w:t>
      </w:r>
      <w:r w:rsidR="00781187">
        <w:t xml:space="preserve">, which should take you </w:t>
      </w:r>
      <w:r w:rsidR="00936E78">
        <w:t>approximately</w:t>
      </w:r>
      <w:r w:rsidR="00781187">
        <w:t xml:space="preserve"> 60 to 75 minutes</w:t>
      </w:r>
      <w:r>
        <w:t xml:space="preserve">, you </w:t>
      </w:r>
      <w:r w:rsidR="00781187">
        <w:t>will</w:t>
      </w:r>
      <w:r>
        <w:t xml:space="preserve"> be able to </w:t>
      </w:r>
      <w:r w:rsidR="00B82DE8">
        <w:t>create a Topology, a</w:t>
      </w:r>
      <w:r w:rsidR="0078487D">
        <w:t>n</w:t>
      </w:r>
      <w:r w:rsidR="00B82DE8">
        <w:t xml:space="preserve"> Environment T</w:t>
      </w:r>
      <w:r w:rsidR="003F075C">
        <w:t>emplate and provision a new PeopleSoft environment.</w:t>
      </w:r>
    </w:p>
    <w:p w:rsidR="007C5F44" w:rsidRDefault="007C5F44">
      <w:pPr>
        <w:rPr>
          <w:rFonts w:asciiTheme="majorHAnsi" w:eastAsiaTheme="majorEastAsia" w:hAnsiTheme="majorHAnsi" w:cstheme="majorBidi"/>
          <w:color w:val="2E74B5" w:themeColor="accent1" w:themeShade="BF"/>
          <w:sz w:val="26"/>
          <w:szCs w:val="26"/>
        </w:rPr>
      </w:pPr>
    </w:p>
    <w:p w:rsidR="00AA4943" w:rsidRDefault="00AA4943">
      <w:pPr>
        <w:rPr>
          <w:rFonts w:asciiTheme="majorHAnsi" w:eastAsiaTheme="majorEastAsia" w:hAnsiTheme="majorHAnsi" w:cstheme="majorBidi"/>
          <w:color w:val="2E74B5" w:themeColor="accent1" w:themeShade="BF"/>
          <w:sz w:val="26"/>
          <w:szCs w:val="26"/>
        </w:rPr>
      </w:pPr>
      <w:r>
        <w:br w:type="page"/>
      </w:r>
    </w:p>
    <w:p w:rsidR="0089700D" w:rsidRDefault="00A5091D" w:rsidP="00C854C3">
      <w:pPr>
        <w:pStyle w:val="Heading2"/>
        <w:numPr>
          <w:ilvl w:val="0"/>
          <w:numId w:val="41"/>
        </w:numPr>
        <w:ind w:left="360"/>
      </w:pPr>
      <w:bookmarkStart w:id="32" w:name="_Toc27132508"/>
      <w:r>
        <w:lastRenderedPageBreak/>
        <w:t>Requirements</w:t>
      </w:r>
      <w:bookmarkEnd w:id="32"/>
    </w:p>
    <w:p w:rsidR="00964B4C" w:rsidRPr="00964B4C" w:rsidRDefault="0046449A" w:rsidP="00964B4C">
      <w:r>
        <w:t>Time: 1</w:t>
      </w:r>
      <w:r w:rsidR="00936E78">
        <w:t>0</w:t>
      </w:r>
      <w:r w:rsidR="00964B4C">
        <w:t xml:space="preserve"> mins</w:t>
      </w:r>
    </w:p>
    <w:p w:rsidR="0089700D" w:rsidRDefault="0089700D" w:rsidP="007C5F44">
      <w:pPr>
        <w:pStyle w:val="ListParagraph"/>
        <w:numPr>
          <w:ilvl w:val="0"/>
          <w:numId w:val="11"/>
        </w:numPr>
        <w:ind w:left="360"/>
      </w:pPr>
      <w:r>
        <w:t>User already has a tenancy</w:t>
      </w:r>
      <w:r w:rsidR="007317DE">
        <w:t xml:space="preserve"> with Administrator user access</w:t>
      </w:r>
      <w:r>
        <w:t xml:space="preserve">. </w:t>
      </w:r>
    </w:p>
    <w:p w:rsidR="007C5F44" w:rsidRDefault="007C5F44" w:rsidP="007C5F44">
      <w:pPr>
        <w:pStyle w:val="ListParagraph"/>
        <w:numPr>
          <w:ilvl w:val="0"/>
          <w:numId w:val="11"/>
        </w:numPr>
        <w:ind w:left="360"/>
      </w:pPr>
      <w:r>
        <w:t>My Oracle Support credentials</w:t>
      </w:r>
    </w:p>
    <w:p w:rsidR="007B1842" w:rsidRDefault="007B1842" w:rsidP="007C5F44">
      <w:pPr>
        <w:pStyle w:val="ListParagraph"/>
        <w:numPr>
          <w:ilvl w:val="0"/>
          <w:numId w:val="11"/>
        </w:numPr>
        <w:ind w:left="360"/>
      </w:pPr>
      <w:r>
        <w:t>Minimum resources in Home region of the tenancy</w:t>
      </w:r>
    </w:p>
    <w:p w:rsidR="007917AD" w:rsidRDefault="004C4308" w:rsidP="001D1543">
      <w:pPr>
        <w:pStyle w:val="ListParagraph"/>
        <w:numPr>
          <w:ilvl w:val="1"/>
          <w:numId w:val="11"/>
        </w:numPr>
        <w:ind w:left="720"/>
      </w:pPr>
      <w:r>
        <w:t>4</w:t>
      </w:r>
      <w:r w:rsidR="007B1842">
        <w:t xml:space="preserve"> x </w:t>
      </w:r>
      <w:r w:rsidR="00F74FF4">
        <w:t xml:space="preserve">VM shapes </w:t>
      </w:r>
      <w:r w:rsidR="00F74FF4" w:rsidRPr="005A46A6">
        <w:t>(</w:t>
      </w:r>
      <w:r w:rsidR="007B1842" w:rsidRPr="005A46A6">
        <w:t xml:space="preserve">VM.Standard2.2 </w:t>
      </w:r>
      <w:r w:rsidR="00F74FF4" w:rsidRPr="005A46A6">
        <w:t>or VM.Standard2.1, VM.StandardE2.2 or VM.StandardE2.1)</w:t>
      </w:r>
    </w:p>
    <w:p w:rsidR="007B1842" w:rsidRDefault="007B1842" w:rsidP="007C5F44">
      <w:pPr>
        <w:pStyle w:val="ListParagraph"/>
        <w:numPr>
          <w:ilvl w:val="1"/>
          <w:numId w:val="11"/>
        </w:numPr>
        <w:ind w:left="720"/>
      </w:pPr>
      <w:r>
        <w:t>1 TB block storage</w:t>
      </w:r>
    </w:p>
    <w:p w:rsidR="0089700D" w:rsidRDefault="0089700D" w:rsidP="007C5F44">
      <w:pPr>
        <w:pStyle w:val="ListParagraph"/>
        <w:numPr>
          <w:ilvl w:val="0"/>
          <w:numId w:val="11"/>
        </w:numPr>
        <w:ind w:left="360"/>
      </w:pPr>
      <w:r>
        <w:t xml:space="preserve">User brings their own </w:t>
      </w:r>
      <w:r w:rsidR="000D31AE">
        <w:t xml:space="preserve">Windows </w:t>
      </w:r>
      <w:r>
        <w:t xml:space="preserve">workstation/laptop to access OCI console, PSFT Cloud Manager and provisioned instances. </w:t>
      </w:r>
    </w:p>
    <w:p w:rsidR="0089700D" w:rsidRDefault="006B4861" w:rsidP="007C5F44">
      <w:pPr>
        <w:pStyle w:val="ListParagraph"/>
        <w:numPr>
          <w:ilvl w:val="0"/>
          <w:numId w:val="11"/>
        </w:numPr>
        <w:ind w:left="360"/>
      </w:pPr>
      <w:r>
        <w:t>User has access to a Windows w</w:t>
      </w:r>
      <w:r w:rsidR="0089700D">
        <w:t xml:space="preserve">orkstation/laptop </w:t>
      </w:r>
      <w:r>
        <w:t>with</w:t>
      </w:r>
      <w:r w:rsidR="0089700D">
        <w:t xml:space="preserve"> the following installed:</w:t>
      </w:r>
    </w:p>
    <w:p w:rsidR="00E006E9" w:rsidRDefault="00A32A0D" w:rsidP="007C5F44">
      <w:pPr>
        <w:pStyle w:val="ListParagraph"/>
        <w:numPr>
          <w:ilvl w:val="1"/>
          <w:numId w:val="11"/>
        </w:numPr>
        <w:ind w:left="720"/>
      </w:pPr>
      <w:hyperlink r:id="rId7" w:tgtFrame="_top" w:history="1">
        <w:r w:rsidR="00E006E9" w:rsidRPr="00E006E9">
          <w:t>Git Bash for Windows</w:t>
        </w:r>
      </w:hyperlink>
      <w:r w:rsidR="00E006E9">
        <w:t xml:space="preserve"> - </w:t>
      </w:r>
      <w:hyperlink r:id="rId8" w:history="1">
        <w:r w:rsidR="00E006E9" w:rsidRPr="00A06DCF">
          <w:rPr>
            <w:rStyle w:val="Hyperlink"/>
          </w:rPr>
          <w:t>https://git-scm.com/download/win</w:t>
        </w:r>
      </w:hyperlink>
      <w:r w:rsidR="00E006E9">
        <w:t xml:space="preserve"> </w:t>
      </w:r>
    </w:p>
    <w:p w:rsidR="0089700D" w:rsidRDefault="004C568C" w:rsidP="007C5F44">
      <w:pPr>
        <w:pStyle w:val="ListParagraph"/>
        <w:numPr>
          <w:ilvl w:val="1"/>
          <w:numId w:val="11"/>
        </w:numPr>
        <w:ind w:left="720"/>
      </w:pPr>
      <w:r>
        <w:t>A</w:t>
      </w:r>
      <w:r w:rsidR="0089700D">
        <w:t xml:space="preserve"> web browser </w:t>
      </w:r>
      <w:r w:rsidR="008D0ACD">
        <w:t xml:space="preserve">to connect to OCI web console and Cloud Manager PIA </w:t>
      </w:r>
      <w:r w:rsidR="004808F3">
        <w:t>–</w:t>
      </w:r>
      <w:r w:rsidR="007D70A9">
        <w:t xml:space="preserve"> Firefox or Chrome recommended.</w:t>
      </w:r>
    </w:p>
    <w:p w:rsidR="0089700D" w:rsidRDefault="0089700D" w:rsidP="00E232DB"/>
    <w:p w:rsidR="00AA4943" w:rsidRDefault="00AA4943">
      <w:pPr>
        <w:rPr>
          <w:rFonts w:asciiTheme="majorHAnsi" w:eastAsiaTheme="majorEastAsia" w:hAnsiTheme="majorHAnsi" w:cstheme="majorBidi"/>
          <w:color w:val="2E74B5" w:themeColor="accent1" w:themeShade="BF"/>
          <w:sz w:val="26"/>
          <w:szCs w:val="26"/>
        </w:rPr>
      </w:pPr>
      <w:bookmarkStart w:id="33" w:name="_Prepare_OCI_tenancy"/>
      <w:bookmarkEnd w:id="33"/>
      <w:r>
        <w:br w:type="page"/>
      </w:r>
    </w:p>
    <w:p w:rsidR="00E232DB" w:rsidRDefault="00E232DB" w:rsidP="00C854C3">
      <w:pPr>
        <w:pStyle w:val="Heading2"/>
        <w:numPr>
          <w:ilvl w:val="0"/>
          <w:numId w:val="41"/>
        </w:numPr>
        <w:ind w:left="360"/>
      </w:pPr>
      <w:bookmarkStart w:id="34" w:name="_Toc27132509"/>
      <w:r>
        <w:lastRenderedPageBreak/>
        <w:t>Prepare OCI tenancy</w:t>
      </w:r>
      <w:r w:rsidR="008417FF">
        <w:t xml:space="preserve"> and set up Cloud Manager</w:t>
      </w:r>
      <w:bookmarkEnd w:id="34"/>
    </w:p>
    <w:p w:rsidR="006B4861" w:rsidRDefault="00C030B4" w:rsidP="006B4861">
      <w:r>
        <w:t xml:space="preserve">Follow the steps outlined below to configure your tenancy. </w:t>
      </w:r>
    </w:p>
    <w:p w:rsidR="00964B4C" w:rsidRPr="00964B4C" w:rsidRDefault="00964B4C" w:rsidP="00964B4C">
      <w:r>
        <w:t xml:space="preserve">Time: </w:t>
      </w:r>
      <w:r w:rsidR="00B61DBB">
        <w:t>8</w:t>
      </w:r>
      <w:r w:rsidR="00E006E9">
        <w:t>0 mins</w:t>
      </w:r>
    </w:p>
    <w:p w:rsidR="00E006E9" w:rsidRDefault="00E006E9" w:rsidP="00E006E9">
      <w:pPr>
        <w:pStyle w:val="ListParagraph"/>
        <w:numPr>
          <w:ilvl w:val="0"/>
          <w:numId w:val="12"/>
        </w:numPr>
        <w:ind w:left="360"/>
      </w:pPr>
      <w:r>
        <w:t xml:space="preserve">Ensure </w:t>
      </w:r>
      <w:r w:rsidR="008417FF">
        <w:t>G</w:t>
      </w:r>
      <w:r>
        <w:t xml:space="preserve">it </w:t>
      </w:r>
      <w:r w:rsidR="008417FF">
        <w:t>B</w:t>
      </w:r>
      <w:r>
        <w:t xml:space="preserve">ash is installed on </w:t>
      </w:r>
      <w:r w:rsidR="008417FF">
        <w:t>your</w:t>
      </w:r>
      <w:r>
        <w:t xml:space="preserve"> laptop/workstation</w:t>
      </w:r>
      <w:r w:rsidR="00A36101">
        <w:t xml:space="preserve">. </w:t>
      </w:r>
    </w:p>
    <w:p w:rsidR="00E006E9" w:rsidRDefault="00E006E9" w:rsidP="00E006E9">
      <w:pPr>
        <w:pStyle w:val="ListParagraph"/>
        <w:numPr>
          <w:ilvl w:val="0"/>
          <w:numId w:val="12"/>
        </w:numPr>
        <w:ind w:left="360"/>
      </w:pPr>
      <w:r>
        <w:t>Download automation scripts bundle ‘</w:t>
      </w:r>
      <w:r w:rsidR="009D2A52">
        <w:t>psftcm-setup</w:t>
      </w:r>
      <w:r>
        <w:t xml:space="preserve">.zip’ - </w:t>
      </w:r>
      <w:hyperlink r:id="rId9" w:history="1">
        <w:r w:rsidR="004070BA" w:rsidRPr="00B36128">
          <w:rPr>
            <w:rStyle w:val="Hyperlink"/>
            <w:b/>
          </w:rPr>
          <w:t>DOWNLOAD</w:t>
        </w:r>
      </w:hyperlink>
      <w:r>
        <w:t xml:space="preserve"> </w:t>
      </w:r>
    </w:p>
    <w:p w:rsidR="00E006E9" w:rsidRDefault="00E006E9" w:rsidP="00E006E9">
      <w:pPr>
        <w:pStyle w:val="ListParagraph"/>
        <w:numPr>
          <w:ilvl w:val="0"/>
          <w:numId w:val="12"/>
        </w:numPr>
        <w:ind w:left="360"/>
      </w:pPr>
      <w:r>
        <w:t xml:space="preserve">Extract </w:t>
      </w:r>
      <w:r w:rsidR="009526D3">
        <w:t>psftcm-setup</w:t>
      </w:r>
      <w:r w:rsidR="00B36128">
        <w:t>-</w:t>
      </w:r>
      <w:r w:rsidR="00F069AF">
        <w:t>3</w:t>
      </w:r>
      <w:r w:rsidR="00B36128">
        <w:t>.</w:t>
      </w:r>
      <w:r w:rsidR="00F069AF">
        <w:t>0</w:t>
      </w:r>
      <w:r>
        <w:t xml:space="preserve">.zip to a </w:t>
      </w:r>
      <w:r w:rsidR="00A36101">
        <w:t xml:space="preserve">new </w:t>
      </w:r>
      <w:r>
        <w:t>folder on the laptop/workstation</w:t>
      </w:r>
      <w:r w:rsidR="008417FF">
        <w:t>. Let’s call it ‘</w:t>
      </w:r>
      <w:proofErr w:type="spellStart"/>
      <w:r w:rsidR="009526D3">
        <w:t>psftcm</w:t>
      </w:r>
      <w:proofErr w:type="spellEnd"/>
      <w:r w:rsidR="009526D3">
        <w:t>-setup</w:t>
      </w:r>
      <w:r w:rsidR="008417FF">
        <w:t xml:space="preserve">’. Below are the contents in the zip file. </w:t>
      </w:r>
    </w:p>
    <w:p w:rsidR="008417FF" w:rsidRDefault="008417FF" w:rsidP="008417FF">
      <w:pPr>
        <w:pStyle w:val="ListParagraph"/>
        <w:ind w:left="360"/>
      </w:pPr>
    </w:p>
    <w:p w:rsidR="00A36101" w:rsidRDefault="009526D3" w:rsidP="00A36101">
      <w:pPr>
        <w:pStyle w:val="ListParagraph"/>
        <w:ind w:left="360"/>
        <w:rPr>
          <w:noProof/>
        </w:rPr>
      </w:pPr>
      <w:r>
        <w:rPr>
          <w:noProof/>
        </w:rPr>
        <w:drawing>
          <wp:inline distT="0" distB="0" distL="0" distR="0" wp14:anchorId="48FA2459" wp14:editId="28E166B1">
            <wp:extent cx="4418981" cy="336994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8981" cy="3369945"/>
                    </a:xfrm>
                    <a:prstGeom prst="rect">
                      <a:avLst/>
                    </a:prstGeom>
                  </pic:spPr>
                </pic:pic>
              </a:graphicData>
            </a:graphic>
          </wp:inline>
        </w:drawing>
      </w:r>
    </w:p>
    <w:p w:rsidR="00A36101" w:rsidRDefault="00A36101" w:rsidP="00A36101">
      <w:pPr>
        <w:pStyle w:val="ListParagraph"/>
        <w:ind w:left="360"/>
      </w:pPr>
    </w:p>
    <w:p w:rsidR="00E006E9" w:rsidRDefault="00E006E9" w:rsidP="00E006E9">
      <w:pPr>
        <w:pStyle w:val="ListParagraph"/>
        <w:numPr>
          <w:ilvl w:val="0"/>
          <w:numId w:val="12"/>
        </w:numPr>
        <w:ind w:left="360"/>
      </w:pPr>
      <w:r>
        <w:t xml:space="preserve">Launch </w:t>
      </w:r>
      <w:r w:rsidR="008417FF">
        <w:t>G</w:t>
      </w:r>
      <w:r>
        <w:t xml:space="preserve">it </w:t>
      </w:r>
      <w:r w:rsidR="008417FF">
        <w:t>B</w:t>
      </w:r>
      <w:r>
        <w:t>ash command line and navigate to the</w:t>
      </w:r>
      <w:r w:rsidR="008417FF">
        <w:t xml:space="preserve"> newly</w:t>
      </w:r>
      <w:r>
        <w:t xml:space="preserve"> extracted folder</w:t>
      </w:r>
      <w:r w:rsidR="008417FF">
        <w:t xml:space="preserve"> – ‘</w:t>
      </w:r>
      <w:proofErr w:type="spellStart"/>
      <w:r w:rsidR="009D2A52">
        <w:t>psftcm</w:t>
      </w:r>
      <w:proofErr w:type="spellEnd"/>
      <w:r w:rsidR="009D2A52">
        <w:t>-setup</w:t>
      </w:r>
      <w:r w:rsidR="008417FF">
        <w:t>’.</w:t>
      </w:r>
    </w:p>
    <w:p w:rsidR="00E006E9" w:rsidRDefault="00E006E9" w:rsidP="00E006E9">
      <w:pPr>
        <w:pStyle w:val="ListParagraph"/>
        <w:numPr>
          <w:ilvl w:val="0"/>
          <w:numId w:val="12"/>
        </w:numPr>
        <w:ind w:left="360"/>
      </w:pPr>
      <w:r>
        <w:t>Change directory to “keys” folder, under the extracted folder</w:t>
      </w:r>
    </w:p>
    <w:p w:rsidR="008417FF" w:rsidRDefault="008417FF" w:rsidP="008417FF">
      <w:pPr>
        <w:pStyle w:val="ListParagraph"/>
        <w:ind w:left="360"/>
      </w:pPr>
    </w:p>
    <w:p w:rsidR="00A36101" w:rsidRDefault="009526D3" w:rsidP="00A36101">
      <w:pPr>
        <w:pStyle w:val="ListParagraph"/>
        <w:ind w:left="360"/>
      </w:pPr>
      <w:r>
        <w:rPr>
          <w:noProof/>
        </w:rPr>
        <w:lastRenderedPageBreak/>
        <w:drawing>
          <wp:inline distT="0" distB="0" distL="0" distR="0" wp14:anchorId="5B0732DB" wp14:editId="4E53425A">
            <wp:extent cx="4931788" cy="29527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374" cy="2965674"/>
                    </a:xfrm>
                    <a:prstGeom prst="rect">
                      <a:avLst/>
                    </a:prstGeom>
                  </pic:spPr>
                </pic:pic>
              </a:graphicData>
            </a:graphic>
          </wp:inline>
        </w:drawing>
      </w:r>
    </w:p>
    <w:p w:rsidR="00A36101" w:rsidRDefault="00A36101" w:rsidP="00A36101">
      <w:pPr>
        <w:pStyle w:val="ListParagraph"/>
        <w:ind w:left="360"/>
      </w:pPr>
    </w:p>
    <w:p w:rsidR="00E006E9" w:rsidRDefault="00E006E9" w:rsidP="00E006E9">
      <w:pPr>
        <w:pStyle w:val="ListParagraph"/>
        <w:numPr>
          <w:ilvl w:val="0"/>
          <w:numId w:val="12"/>
        </w:numPr>
        <w:ind w:left="360"/>
      </w:pPr>
      <w:r>
        <w:t>Run the script “bash make_keys.sh”</w:t>
      </w:r>
    </w:p>
    <w:p w:rsidR="007C5F44" w:rsidRDefault="007C5F44" w:rsidP="007C5F44">
      <w:pPr>
        <w:pStyle w:val="ListParagraph"/>
        <w:ind w:left="360"/>
      </w:pPr>
    </w:p>
    <w:p w:rsidR="00A36101" w:rsidRDefault="009526D3" w:rsidP="00A36101">
      <w:pPr>
        <w:pStyle w:val="ListParagraph"/>
        <w:ind w:left="360"/>
      </w:pPr>
      <w:r>
        <w:rPr>
          <w:noProof/>
        </w:rPr>
        <w:drawing>
          <wp:inline distT="0" distB="0" distL="0" distR="0" wp14:anchorId="6AD75650" wp14:editId="1F4D3363">
            <wp:extent cx="4995424" cy="299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1688" cy="2994600"/>
                    </a:xfrm>
                    <a:prstGeom prst="rect">
                      <a:avLst/>
                    </a:prstGeom>
                  </pic:spPr>
                </pic:pic>
              </a:graphicData>
            </a:graphic>
          </wp:inline>
        </w:drawing>
      </w:r>
    </w:p>
    <w:p w:rsidR="00A36101" w:rsidRDefault="00A36101" w:rsidP="00A36101">
      <w:pPr>
        <w:pStyle w:val="ListParagraph"/>
        <w:ind w:left="360"/>
      </w:pPr>
    </w:p>
    <w:p w:rsidR="00351BE1" w:rsidRDefault="008417FF" w:rsidP="00E006E9">
      <w:pPr>
        <w:pStyle w:val="ListParagraph"/>
        <w:numPr>
          <w:ilvl w:val="0"/>
          <w:numId w:val="12"/>
        </w:numPr>
        <w:ind w:left="360"/>
      </w:pPr>
      <w:r>
        <w:t xml:space="preserve">Below set of key files are generated. </w:t>
      </w:r>
      <w:r w:rsidR="00351BE1">
        <w:t xml:space="preserve"> There are two sets of keys – </w:t>
      </w:r>
    </w:p>
    <w:p w:rsidR="008417FF" w:rsidRPr="00351BE1" w:rsidRDefault="00351BE1" w:rsidP="00351BE1">
      <w:pPr>
        <w:pStyle w:val="ListParagraph"/>
        <w:numPr>
          <w:ilvl w:val="0"/>
          <w:numId w:val="34"/>
        </w:numPr>
        <w:ind w:hanging="126"/>
      </w:pPr>
      <w:r>
        <w:t xml:space="preserve">API Signing keys – </w:t>
      </w:r>
      <w:proofErr w:type="spellStart"/>
      <w:r w:rsidRPr="00351BE1">
        <w:rPr>
          <w:b/>
        </w:rPr>
        <w:t>api_key</w:t>
      </w:r>
      <w:proofErr w:type="spellEnd"/>
      <w:r>
        <w:t xml:space="preserve"> and </w:t>
      </w:r>
      <w:r w:rsidRPr="00351BE1">
        <w:rPr>
          <w:b/>
        </w:rPr>
        <w:t>api_key.pub</w:t>
      </w:r>
    </w:p>
    <w:p w:rsidR="00351BE1" w:rsidRDefault="00351BE1" w:rsidP="00351BE1">
      <w:pPr>
        <w:pStyle w:val="ListParagraph"/>
        <w:numPr>
          <w:ilvl w:val="0"/>
          <w:numId w:val="34"/>
        </w:numPr>
        <w:ind w:hanging="126"/>
      </w:pPr>
      <w:r>
        <w:t xml:space="preserve">SSH key pair – </w:t>
      </w:r>
      <w:proofErr w:type="spellStart"/>
      <w:r w:rsidRPr="00351BE1">
        <w:rPr>
          <w:b/>
        </w:rPr>
        <w:t>id_rsa</w:t>
      </w:r>
      <w:proofErr w:type="spellEnd"/>
      <w:r>
        <w:t xml:space="preserve"> and </w:t>
      </w:r>
      <w:r w:rsidRPr="00351BE1">
        <w:rPr>
          <w:b/>
        </w:rPr>
        <w:t>id_rsa.pub</w:t>
      </w:r>
    </w:p>
    <w:p w:rsidR="008417FF" w:rsidRDefault="009526D3" w:rsidP="008417FF">
      <w:pPr>
        <w:pStyle w:val="ListParagraph"/>
        <w:ind w:left="360"/>
      </w:pPr>
      <w:r>
        <w:rPr>
          <w:noProof/>
        </w:rPr>
        <w:lastRenderedPageBreak/>
        <w:drawing>
          <wp:inline distT="0" distB="0" distL="0" distR="0" wp14:anchorId="50399261" wp14:editId="78DC907E">
            <wp:extent cx="4829485" cy="3683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9523" cy="3690655"/>
                    </a:xfrm>
                    <a:prstGeom prst="rect">
                      <a:avLst/>
                    </a:prstGeom>
                  </pic:spPr>
                </pic:pic>
              </a:graphicData>
            </a:graphic>
          </wp:inline>
        </w:drawing>
      </w:r>
    </w:p>
    <w:p w:rsidR="008417FF" w:rsidRDefault="008417FF" w:rsidP="008417FF">
      <w:pPr>
        <w:pStyle w:val="ListParagraph"/>
        <w:ind w:left="360"/>
      </w:pPr>
    </w:p>
    <w:p w:rsidR="00E006E9" w:rsidRDefault="00E006E9" w:rsidP="00E006E9">
      <w:pPr>
        <w:pStyle w:val="ListParagraph"/>
        <w:numPr>
          <w:ilvl w:val="0"/>
          <w:numId w:val="12"/>
        </w:numPr>
        <w:ind w:left="360"/>
      </w:pPr>
      <w:r>
        <w:t>Zip the contents in the extracted folder into a new zip file</w:t>
      </w:r>
      <w:r w:rsidR="008417FF">
        <w:t>.  Let’s call it ‘</w:t>
      </w:r>
      <w:r w:rsidR="009526D3">
        <w:t>psftcm-setup</w:t>
      </w:r>
      <w:r w:rsidR="008417FF">
        <w:t xml:space="preserve">.zip’.  Note – The zip file should be created as shown below. </w:t>
      </w:r>
      <w:r w:rsidR="00073A67">
        <w:t xml:space="preserve"> Select all files </w:t>
      </w:r>
      <w:r w:rsidR="00073A67">
        <w:sym w:font="Wingdings" w:char="F0E0"/>
      </w:r>
      <w:r w:rsidR="00073A67">
        <w:t xml:space="preserve"> right-click </w:t>
      </w:r>
      <w:r w:rsidR="00073A67">
        <w:sym w:font="Wingdings" w:char="F0E0"/>
      </w:r>
      <w:r w:rsidR="00073A67">
        <w:t xml:space="preserve"> Send to </w:t>
      </w:r>
      <w:r w:rsidR="00073A67">
        <w:sym w:font="Wingdings" w:char="F0E0"/>
      </w:r>
      <w:r w:rsidR="00073A67">
        <w:t xml:space="preserve"> Compressed folder.  </w:t>
      </w:r>
      <w:r w:rsidR="009D2A52">
        <w:t xml:space="preserve">Rename the zip file. </w:t>
      </w:r>
    </w:p>
    <w:p w:rsidR="00A36101" w:rsidRDefault="009526D3" w:rsidP="00A36101">
      <w:pPr>
        <w:pStyle w:val="ListParagraph"/>
        <w:ind w:left="360"/>
      </w:pPr>
      <w:r>
        <w:rPr>
          <w:noProof/>
        </w:rPr>
        <w:drawing>
          <wp:inline distT="0" distB="0" distL="0" distR="0">
            <wp:extent cx="4794422" cy="36576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1357" cy="3670519"/>
                    </a:xfrm>
                    <a:prstGeom prst="rect">
                      <a:avLst/>
                    </a:prstGeom>
                    <a:noFill/>
                    <a:ln>
                      <a:noFill/>
                    </a:ln>
                  </pic:spPr>
                </pic:pic>
              </a:graphicData>
            </a:graphic>
          </wp:inline>
        </w:drawing>
      </w:r>
    </w:p>
    <w:p w:rsidR="00A36101" w:rsidRDefault="00A36101" w:rsidP="00A36101">
      <w:pPr>
        <w:pStyle w:val="ListParagraph"/>
        <w:ind w:left="360"/>
      </w:pPr>
    </w:p>
    <w:p w:rsidR="00A36101" w:rsidRDefault="009526D3" w:rsidP="00A36101">
      <w:pPr>
        <w:pStyle w:val="ListParagraph"/>
        <w:ind w:left="360"/>
      </w:pPr>
      <w:r>
        <w:rPr>
          <w:noProof/>
        </w:rPr>
        <w:drawing>
          <wp:inline distT="0" distB="0" distL="0" distR="0" wp14:anchorId="07ED2CF1" wp14:editId="58086A31">
            <wp:extent cx="4894835" cy="3732835"/>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0144" cy="3752136"/>
                    </a:xfrm>
                    <a:prstGeom prst="rect">
                      <a:avLst/>
                    </a:prstGeom>
                  </pic:spPr>
                </pic:pic>
              </a:graphicData>
            </a:graphic>
          </wp:inline>
        </w:drawing>
      </w:r>
    </w:p>
    <w:p w:rsidR="00A36101" w:rsidRDefault="00A36101" w:rsidP="00A36101">
      <w:pPr>
        <w:pStyle w:val="ListParagraph"/>
        <w:ind w:left="360"/>
      </w:pPr>
    </w:p>
    <w:p w:rsidR="00E006E9" w:rsidRDefault="00D50DC9" w:rsidP="00E006E9">
      <w:pPr>
        <w:pStyle w:val="ListParagraph"/>
        <w:numPr>
          <w:ilvl w:val="0"/>
          <w:numId w:val="12"/>
        </w:numPr>
        <w:ind w:left="360"/>
      </w:pPr>
      <w:r>
        <w:t>In a browser, launch the</w:t>
      </w:r>
      <w:r w:rsidR="00E006E9">
        <w:t xml:space="preserve"> OCI console</w:t>
      </w:r>
      <w:r>
        <w:t xml:space="preserve"> and navigate to </w:t>
      </w:r>
      <w:r w:rsidR="00E006E9">
        <w:t xml:space="preserve">Resource Manager </w:t>
      </w:r>
      <w:r>
        <w:sym w:font="Wingdings" w:char="F0E0"/>
      </w:r>
      <w:r w:rsidR="00E006E9">
        <w:t>Stacks</w:t>
      </w:r>
      <w:r w:rsidR="00FE486E">
        <w:t xml:space="preserve">.  </w:t>
      </w:r>
      <w:r w:rsidR="00FE486E" w:rsidRPr="005E7F2C">
        <w:t xml:space="preserve">Refer </w:t>
      </w:r>
      <w:hyperlink w:anchor="_Appendix_A_–" w:history="1">
        <w:r w:rsidR="00FE486E" w:rsidRPr="004258B3">
          <w:rPr>
            <w:rStyle w:val="Hyperlink"/>
          </w:rPr>
          <w:t>Appendix A</w:t>
        </w:r>
      </w:hyperlink>
      <w:r w:rsidR="00FE486E" w:rsidRPr="005E7F2C">
        <w:t xml:space="preserve"> </w:t>
      </w:r>
      <w:r w:rsidR="005E7F2C" w:rsidRPr="005E7F2C">
        <w:t xml:space="preserve">for details on </w:t>
      </w:r>
      <w:r w:rsidR="00FE486E" w:rsidRPr="005E7F2C">
        <w:t>how to get OCI console URL.</w:t>
      </w:r>
      <w:r w:rsidR="00FE486E">
        <w:t xml:space="preserve"> </w:t>
      </w:r>
    </w:p>
    <w:p w:rsidR="008417FF" w:rsidRDefault="00E006E9" w:rsidP="00580A11">
      <w:pPr>
        <w:pStyle w:val="ListParagraph"/>
        <w:numPr>
          <w:ilvl w:val="0"/>
          <w:numId w:val="12"/>
        </w:numPr>
        <w:ind w:left="360"/>
      </w:pPr>
      <w:r>
        <w:t xml:space="preserve">Add a new stack by uploading the </w:t>
      </w:r>
      <w:r w:rsidR="00172F38">
        <w:t>newly created psftcm-setup.</w:t>
      </w:r>
      <w:r>
        <w:t xml:space="preserve">zip file. </w:t>
      </w:r>
      <w:r w:rsidR="00AF4C4B">
        <w:t xml:space="preserve"> </w:t>
      </w:r>
    </w:p>
    <w:p w:rsidR="008417FF" w:rsidRDefault="008417FF" w:rsidP="008417FF">
      <w:pPr>
        <w:pStyle w:val="ListParagraph"/>
        <w:ind w:left="360"/>
      </w:pPr>
    </w:p>
    <w:p w:rsidR="00A36101" w:rsidRDefault="009526D3" w:rsidP="008417FF">
      <w:pPr>
        <w:pStyle w:val="ListParagraph"/>
        <w:ind w:left="360"/>
      </w:pPr>
      <w:r>
        <w:rPr>
          <w:noProof/>
        </w:rPr>
        <w:drawing>
          <wp:inline distT="0" distB="0" distL="0" distR="0" wp14:anchorId="6E0C07FA" wp14:editId="760322EA">
            <wp:extent cx="4942390" cy="31819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8325" cy="3198627"/>
                    </a:xfrm>
                    <a:prstGeom prst="rect">
                      <a:avLst/>
                    </a:prstGeom>
                  </pic:spPr>
                </pic:pic>
              </a:graphicData>
            </a:graphic>
          </wp:inline>
        </w:drawing>
      </w:r>
    </w:p>
    <w:p w:rsidR="00A36101" w:rsidRDefault="00A36101" w:rsidP="00A36101">
      <w:pPr>
        <w:pStyle w:val="ListParagraph"/>
        <w:ind w:left="360"/>
      </w:pPr>
    </w:p>
    <w:p w:rsidR="00A36101" w:rsidRPr="000A25EF" w:rsidRDefault="008417FF" w:rsidP="00A36101">
      <w:pPr>
        <w:pStyle w:val="ListParagraph"/>
        <w:numPr>
          <w:ilvl w:val="0"/>
          <w:numId w:val="12"/>
        </w:numPr>
        <w:ind w:left="360"/>
        <w:rPr>
          <w:color w:val="FF0000"/>
        </w:rPr>
      </w:pPr>
      <w:r>
        <w:lastRenderedPageBreak/>
        <w:t xml:space="preserve">Click Next.  </w:t>
      </w:r>
      <w:r w:rsidR="002B665D">
        <w:t>You have to select an Availability Domain.  For the other variables, t</w:t>
      </w:r>
      <w:r w:rsidR="007917AD">
        <w:t xml:space="preserve">he default values should work in most cases.  </w:t>
      </w:r>
      <w:r>
        <w:t>Configure</w:t>
      </w:r>
      <w:r w:rsidR="00A36101">
        <w:t xml:space="preserve"> variables only if required</w:t>
      </w:r>
      <w:r>
        <w:t xml:space="preserve">.  If your tenancy has </w:t>
      </w:r>
      <w:r w:rsidR="00F51F45">
        <w:t xml:space="preserve">a </w:t>
      </w:r>
      <w:r>
        <w:t>different set of shapes</w:t>
      </w:r>
      <w:r w:rsidR="005E7F2C">
        <w:t>,</w:t>
      </w:r>
      <w:r>
        <w:t xml:space="preserve"> or </w:t>
      </w:r>
      <w:r w:rsidR="005E7F2C">
        <w:t xml:space="preserve">they </w:t>
      </w:r>
      <w:r>
        <w:t xml:space="preserve">are </w:t>
      </w:r>
      <w:r w:rsidR="005E7F2C">
        <w:t xml:space="preserve">allocated across </w:t>
      </w:r>
      <w:r>
        <w:t>different AD</w:t>
      </w:r>
      <w:r w:rsidR="005E7F2C">
        <w:t>s</w:t>
      </w:r>
      <w:r>
        <w:t>, only then update the values. Otherwise, the defaults should work.</w:t>
      </w:r>
    </w:p>
    <w:p w:rsidR="005A0B22" w:rsidRDefault="006B5C90" w:rsidP="007C5F44">
      <w:pPr>
        <w:ind w:left="360"/>
      </w:pPr>
      <w:r>
        <w:rPr>
          <w:noProof/>
        </w:rPr>
        <w:drawing>
          <wp:inline distT="0" distB="0" distL="0" distR="0">
            <wp:extent cx="6902450" cy="3644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02450" cy="3644900"/>
                    </a:xfrm>
                    <a:prstGeom prst="rect">
                      <a:avLst/>
                    </a:prstGeom>
                    <a:noFill/>
                    <a:ln>
                      <a:noFill/>
                    </a:ln>
                  </pic:spPr>
                </pic:pic>
              </a:graphicData>
            </a:graphic>
          </wp:inline>
        </w:drawing>
      </w:r>
    </w:p>
    <w:p w:rsidR="004258B3" w:rsidRDefault="004258B3" w:rsidP="004258B3">
      <w:pPr>
        <w:pStyle w:val="NoSpacing"/>
      </w:pPr>
    </w:p>
    <w:p w:rsidR="008417FF" w:rsidRDefault="0024500D" w:rsidP="004258B3">
      <w:pPr>
        <w:ind w:left="360"/>
      </w:pPr>
      <w:r>
        <w:t xml:space="preserve">Below table summarizes the inputs in Configure Variables page. </w:t>
      </w:r>
    </w:p>
    <w:tbl>
      <w:tblPr>
        <w:tblStyle w:val="TableGridLight"/>
        <w:tblW w:w="0" w:type="auto"/>
        <w:tblInd w:w="355" w:type="dxa"/>
        <w:tblLayout w:type="fixed"/>
        <w:tblLook w:val="04A0" w:firstRow="1" w:lastRow="0" w:firstColumn="1" w:lastColumn="0" w:noHBand="0" w:noVBand="1"/>
      </w:tblPr>
      <w:tblGrid>
        <w:gridCol w:w="3330"/>
        <w:gridCol w:w="8946"/>
      </w:tblGrid>
      <w:tr w:rsidR="00AF4C4B" w:rsidTr="007A69EB">
        <w:trPr>
          <w:trHeight w:val="272"/>
        </w:trPr>
        <w:tc>
          <w:tcPr>
            <w:tcW w:w="3330" w:type="dxa"/>
            <w:shd w:val="clear" w:color="auto" w:fill="E7E6E6" w:themeFill="background2"/>
          </w:tcPr>
          <w:p w:rsidR="00AF4C4B" w:rsidRPr="0024500D" w:rsidRDefault="00AF4C4B" w:rsidP="00A36101">
            <w:pPr>
              <w:pStyle w:val="ListParagraph"/>
              <w:ind w:left="0"/>
              <w:rPr>
                <w:b/>
              </w:rPr>
            </w:pPr>
            <w:r w:rsidRPr="0024500D">
              <w:rPr>
                <w:b/>
              </w:rPr>
              <w:t>Attribute</w:t>
            </w:r>
          </w:p>
        </w:tc>
        <w:tc>
          <w:tcPr>
            <w:tcW w:w="8946" w:type="dxa"/>
            <w:shd w:val="clear" w:color="auto" w:fill="E7E6E6" w:themeFill="background2"/>
          </w:tcPr>
          <w:p w:rsidR="00AF4C4B" w:rsidRPr="0024500D" w:rsidRDefault="00AF4C4B" w:rsidP="00A36101">
            <w:pPr>
              <w:pStyle w:val="ListParagraph"/>
              <w:ind w:left="0"/>
              <w:rPr>
                <w:b/>
              </w:rPr>
            </w:pPr>
            <w:r w:rsidRPr="0024500D">
              <w:rPr>
                <w:b/>
              </w:rPr>
              <w:t>Value</w:t>
            </w:r>
          </w:p>
        </w:tc>
      </w:tr>
      <w:tr w:rsidR="00AF4C4B" w:rsidTr="007A69EB">
        <w:trPr>
          <w:trHeight w:val="536"/>
        </w:trPr>
        <w:tc>
          <w:tcPr>
            <w:tcW w:w="3330" w:type="dxa"/>
          </w:tcPr>
          <w:p w:rsidR="00AF4C4B" w:rsidRDefault="0028155F" w:rsidP="00AF4C4B">
            <w:pPr>
              <w:pStyle w:val="ListParagraph"/>
              <w:ind w:left="0"/>
              <w:rPr>
                <w:rStyle w:val="oui-flex"/>
              </w:rPr>
            </w:pPr>
            <w:r w:rsidRPr="0028155F">
              <w:t>AVAILABILITY DOMAIN</w:t>
            </w:r>
            <w:r w:rsidRPr="0028155F" w:rsidDel="006B5C90">
              <w:rPr>
                <w:rStyle w:val="oui-flex"/>
              </w:rPr>
              <w:t xml:space="preserve"> </w:t>
            </w:r>
          </w:p>
        </w:tc>
        <w:tc>
          <w:tcPr>
            <w:tcW w:w="8946" w:type="dxa"/>
          </w:tcPr>
          <w:p w:rsidR="00AF4C4B" w:rsidRDefault="0024500D" w:rsidP="00A36101">
            <w:pPr>
              <w:pStyle w:val="ListParagraph"/>
              <w:ind w:left="0"/>
            </w:pPr>
            <w:r>
              <w:t>Availability Domain</w:t>
            </w:r>
            <w:r w:rsidR="006B5C90">
              <w:t xml:space="preserve"> for CM instance and for provisioning PSFT environment</w:t>
            </w:r>
          </w:p>
          <w:p w:rsidR="00B545DA" w:rsidRDefault="00B545DA">
            <w:pPr>
              <w:pStyle w:val="ListParagraph"/>
              <w:ind w:left="0"/>
            </w:pPr>
          </w:p>
        </w:tc>
      </w:tr>
      <w:tr w:rsidR="00AF4C4B" w:rsidTr="007A69EB">
        <w:trPr>
          <w:trHeight w:val="263"/>
        </w:trPr>
        <w:tc>
          <w:tcPr>
            <w:tcW w:w="3330" w:type="dxa"/>
          </w:tcPr>
          <w:p w:rsidR="00AF4C4B" w:rsidRDefault="0024500D" w:rsidP="00AF4C4B">
            <w:pPr>
              <w:pStyle w:val="ListParagraph"/>
              <w:ind w:left="0"/>
              <w:rPr>
                <w:rStyle w:val="oui-flex"/>
              </w:rPr>
            </w:pPr>
            <w:r>
              <w:rPr>
                <w:rStyle w:val="oui-flex"/>
              </w:rPr>
              <w:t>PRIVATE_KEY_PASSWD</w:t>
            </w:r>
          </w:p>
        </w:tc>
        <w:tc>
          <w:tcPr>
            <w:tcW w:w="8946" w:type="dxa"/>
          </w:tcPr>
          <w:p w:rsidR="0024500D" w:rsidRDefault="0024500D" w:rsidP="0024500D">
            <w:r>
              <w:t>-</w:t>
            </w:r>
          </w:p>
        </w:tc>
      </w:tr>
      <w:tr w:rsidR="005A0B22" w:rsidTr="007A69EB">
        <w:trPr>
          <w:trHeight w:val="817"/>
        </w:trPr>
        <w:tc>
          <w:tcPr>
            <w:tcW w:w="3330" w:type="dxa"/>
          </w:tcPr>
          <w:p w:rsidR="005A0B22" w:rsidRDefault="006439FC" w:rsidP="00AF4C4B">
            <w:pPr>
              <w:pStyle w:val="ListParagraph"/>
              <w:ind w:left="0"/>
              <w:rPr>
                <w:rStyle w:val="oui-flex"/>
              </w:rPr>
            </w:pPr>
            <w:r w:rsidRPr="006439FC">
              <w:rPr>
                <w:rStyle w:val="oui-flex"/>
              </w:rPr>
              <w:t>SHAPE</w:t>
            </w:r>
          </w:p>
        </w:tc>
        <w:tc>
          <w:tcPr>
            <w:tcW w:w="8946" w:type="dxa"/>
          </w:tcPr>
          <w:p w:rsidR="00B545DA" w:rsidRDefault="005A0B22" w:rsidP="00A36101">
            <w:pPr>
              <w:pStyle w:val="ListParagraph"/>
              <w:ind w:left="0"/>
            </w:pPr>
            <w:r w:rsidRPr="005A0B22">
              <w:t>VM.Standard2.2</w:t>
            </w:r>
            <w:r w:rsidR="0024500D">
              <w:t xml:space="preserve"> </w:t>
            </w:r>
          </w:p>
          <w:p w:rsidR="005A0B22" w:rsidRPr="005A0B22" w:rsidRDefault="0024500D" w:rsidP="00A36101">
            <w:pPr>
              <w:pStyle w:val="ListParagraph"/>
              <w:ind w:left="0"/>
            </w:pPr>
            <w:r>
              <w:t>(Modify in case your tenancy does not have this shape)</w:t>
            </w:r>
          </w:p>
        </w:tc>
      </w:tr>
      <w:tr w:rsidR="005A0B22" w:rsidTr="007A69EB">
        <w:trPr>
          <w:trHeight w:val="263"/>
        </w:trPr>
        <w:tc>
          <w:tcPr>
            <w:tcW w:w="3330" w:type="dxa"/>
          </w:tcPr>
          <w:p w:rsidR="005A0B22" w:rsidRDefault="00A663CE" w:rsidP="00AF4C4B">
            <w:pPr>
              <w:pStyle w:val="ListParagraph"/>
              <w:ind w:left="0"/>
              <w:rPr>
                <w:rStyle w:val="oui-flex"/>
              </w:rPr>
            </w:pPr>
            <w:r w:rsidRPr="00A663CE">
              <w:rPr>
                <w:rStyle w:val="oui-flex"/>
              </w:rPr>
              <w:t>DB CONNECT PASSWORD</w:t>
            </w:r>
          </w:p>
        </w:tc>
        <w:tc>
          <w:tcPr>
            <w:tcW w:w="8946" w:type="dxa"/>
          </w:tcPr>
          <w:p w:rsidR="005A0B22" w:rsidRPr="005A0B22" w:rsidRDefault="005A0B22" w:rsidP="00A36101">
            <w:pPr>
              <w:pStyle w:val="ListParagraph"/>
              <w:ind w:left="0"/>
            </w:pPr>
            <w:r w:rsidRPr="005A0B22">
              <w:t>peop1e</w:t>
            </w:r>
          </w:p>
        </w:tc>
      </w:tr>
      <w:tr w:rsidR="005A0B22" w:rsidTr="007A69EB">
        <w:trPr>
          <w:trHeight w:val="272"/>
        </w:trPr>
        <w:tc>
          <w:tcPr>
            <w:tcW w:w="3330" w:type="dxa"/>
          </w:tcPr>
          <w:p w:rsidR="005A0B22" w:rsidRDefault="00385750" w:rsidP="00AF4C4B">
            <w:pPr>
              <w:pStyle w:val="ListParagraph"/>
              <w:ind w:left="0"/>
              <w:rPr>
                <w:rStyle w:val="oui-flex"/>
              </w:rPr>
            </w:pPr>
            <w:r w:rsidRPr="00385750">
              <w:rPr>
                <w:rStyle w:val="oui-flex"/>
              </w:rPr>
              <w:t>ACCESS PASSWORD</w:t>
            </w:r>
          </w:p>
        </w:tc>
        <w:tc>
          <w:tcPr>
            <w:tcW w:w="8946" w:type="dxa"/>
          </w:tcPr>
          <w:p w:rsidR="005A0B22" w:rsidRPr="005A0B22" w:rsidRDefault="005A0B22" w:rsidP="00A36101">
            <w:pPr>
              <w:pStyle w:val="ListParagraph"/>
              <w:ind w:left="0"/>
            </w:pPr>
            <w:r w:rsidRPr="005A0B22">
              <w:t>SYSAD123</w:t>
            </w:r>
          </w:p>
        </w:tc>
      </w:tr>
      <w:tr w:rsidR="005A0B22" w:rsidTr="007A69EB">
        <w:trPr>
          <w:trHeight w:val="263"/>
        </w:trPr>
        <w:tc>
          <w:tcPr>
            <w:tcW w:w="3330" w:type="dxa"/>
          </w:tcPr>
          <w:p w:rsidR="005A0B22" w:rsidRDefault="004952B0" w:rsidP="00AF4C4B">
            <w:pPr>
              <w:pStyle w:val="ListParagraph"/>
              <w:ind w:left="0"/>
              <w:rPr>
                <w:rStyle w:val="oui-flex"/>
              </w:rPr>
            </w:pPr>
            <w:r w:rsidRPr="004952B0">
              <w:rPr>
                <w:rStyle w:val="oui-flex"/>
              </w:rPr>
              <w:t>DB ADMIN PASSWORD</w:t>
            </w:r>
          </w:p>
        </w:tc>
        <w:tc>
          <w:tcPr>
            <w:tcW w:w="8946" w:type="dxa"/>
          </w:tcPr>
          <w:p w:rsidR="005A0B22" w:rsidRPr="005A0B22" w:rsidRDefault="005A0B22" w:rsidP="00A36101">
            <w:pPr>
              <w:pStyle w:val="ListParagraph"/>
              <w:ind w:left="0"/>
            </w:pPr>
            <w:r w:rsidRPr="005A0B22">
              <w:rPr>
                <w:rStyle w:val="oui-flex"/>
              </w:rPr>
              <w:t>Passw0rd#</w:t>
            </w:r>
          </w:p>
        </w:tc>
      </w:tr>
      <w:tr w:rsidR="005A0B22" w:rsidTr="007A69EB">
        <w:trPr>
          <w:trHeight w:val="272"/>
        </w:trPr>
        <w:tc>
          <w:tcPr>
            <w:tcW w:w="3330" w:type="dxa"/>
          </w:tcPr>
          <w:p w:rsidR="005A0B22" w:rsidRDefault="00C06E10" w:rsidP="00AF4C4B">
            <w:pPr>
              <w:pStyle w:val="ListParagraph"/>
              <w:ind w:left="0"/>
              <w:rPr>
                <w:rStyle w:val="oui-flex"/>
              </w:rPr>
            </w:pPr>
            <w:r w:rsidRPr="00C06E10">
              <w:rPr>
                <w:rStyle w:val="oui-flex"/>
              </w:rPr>
              <w:t>CLOUD MANAGER ADMINISTRATOR PASSWORD</w:t>
            </w:r>
          </w:p>
        </w:tc>
        <w:tc>
          <w:tcPr>
            <w:tcW w:w="8946" w:type="dxa"/>
          </w:tcPr>
          <w:p w:rsidR="005A0B22" w:rsidRPr="005A0B22" w:rsidRDefault="005A0B22" w:rsidP="00A36101">
            <w:pPr>
              <w:pStyle w:val="ListParagraph"/>
              <w:ind w:left="0"/>
              <w:rPr>
                <w:rStyle w:val="oui-flex"/>
              </w:rPr>
            </w:pPr>
            <w:r w:rsidRPr="005A0B22">
              <w:rPr>
                <w:rStyle w:val="oui-flex"/>
              </w:rPr>
              <w:t>Passw0rd</w:t>
            </w:r>
          </w:p>
        </w:tc>
      </w:tr>
      <w:tr w:rsidR="005A0B22" w:rsidTr="007A69EB">
        <w:trPr>
          <w:trHeight w:val="263"/>
        </w:trPr>
        <w:tc>
          <w:tcPr>
            <w:tcW w:w="3330" w:type="dxa"/>
          </w:tcPr>
          <w:p w:rsidR="005A0B22" w:rsidRDefault="00FF5EC9" w:rsidP="00AF4C4B">
            <w:pPr>
              <w:pStyle w:val="ListParagraph"/>
              <w:ind w:left="0"/>
              <w:rPr>
                <w:rStyle w:val="oui-flex"/>
              </w:rPr>
            </w:pPr>
            <w:r w:rsidRPr="00FF5EC9">
              <w:rPr>
                <w:rStyle w:val="oui-flex"/>
              </w:rPr>
              <w:t>INTEGRATION GATEWAY USER PASSWORD</w:t>
            </w:r>
          </w:p>
        </w:tc>
        <w:tc>
          <w:tcPr>
            <w:tcW w:w="8946" w:type="dxa"/>
          </w:tcPr>
          <w:p w:rsidR="005A0B22" w:rsidRPr="005A0B22" w:rsidRDefault="005A0B22" w:rsidP="00A36101">
            <w:pPr>
              <w:pStyle w:val="ListParagraph"/>
              <w:ind w:left="0"/>
              <w:rPr>
                <w:rStyle w:val="oui-flex"/>
              </w:rPr>
            </w:pPr>
            <w:r w:rsidRPr="005A0B22">
              <w:rPr>
                <w:rStyle w:val="oui-flex"/>
              </w:rPr>
              <w:t>Passw0rd</w:t>
            </w:r>
          </w:p>
        </w:tc>
      </w:tr>
      <w:tr w:rsidR="005A0B22" w:rsidTr="007A69EB">
        <w:trPr>
          <w:trHeight w:val="536"/>
        </w:trPr>
        <w:tc>
          <w:tcPr>
            <w:tcW w:w="3330" w:type="dxa"/>
          </w:tcPr>
          <w:p w:rsidR="005A0B22" w:rsidRDefault="00D903F6" w:rsidP="00AF4C4B">
            <w:pPr>
              <w:pStyle w:val="ListParagraph"/>
              <w:ind w:left="0"/>
              <w:rPr>
                <w:rStyle w:val="oui-flex"/>
              </w:rPr>
            </w:pPr>
            <w:r w:rsidRPr="00D903F6">
              <w:rPr>
                <w:rStyle w:val="oui-flex"/>
              </w:rPr>
              <w:t>WEBLOGIC ADMINISTRATOR USER PASSWORD</w:t>
            </w:r>
          </w:p>
        </w:tc>
        <w:tc>
          <w:tcPr>
            <w:tcW w:w="8946" w:type="dxa"/>
          </w:tcPr>
          <w:p w:rsidR="005A0B22" w:rsidRPr="005A0B22" w:rsidRDefault="005A0B22" w:rsidP="00A36101">
            <w:pPr>
              <w:pStyle w:val="ListParagraph"/>
              <w:ind w:left="0"/>
              <w:rPr>
                <w:rStyle w:val="oui-flex"/>
              </w:rPr>
            </w:pPr>
            <w:r w:rsidRPr="005A0B22">
              <w:rPr>
                <w:rStyle w:val="oui-flex"/>
              </w:rPr>
              <w:t>Passw0rd</w:t>
            </w:r>
          </w:p>
        </w:tc>
      </w:tr>
      <w:tr w:rsidR="005A0B22" w:rsidTr="007A69EB">
        <w:trPr>
          <w:trHeight w:val="272"/>
        </w:trPr>
        <w:tc>
          <w:tcPr>
            <w:tcW w:w="3330" w:type="dxa"/>
          </w:tcPr>
          <w:p w:rsidR="005A0B22" w:rsidRDefault="007A69EB" w:rsidP="00AF4C4B">
            <w:pPr>
              <w:pStyle w:val="ListParagraph"/>
              <w:ind w:left="0"/>
              <w:rPr>
                <w:rStyle w:val="oui-flex"/>
              </w:rPr>
            </w:pPr>
            <w:r w:rsidRPr="007A69EB">
              <w:rPr>
                <w:rStyle w:val="oui-flex"/>
              </w:rPr>
              <w:t>WEB PROFILE USER PASSWORD</w:t>
            </w:r>
          </w:p>
        </w:tc>
        <w:tc>
          <w:tcPr>
            <w:tcW w:w="8946" w:type="dxa"/>
          </w:tcPr>
          <w:p w:rsidR="005A0B22" w:rsidRPr="005A0B22" w:rsidRDefault="005A0B22" w:rsidP="00A36101">
            <w:pPr>
              <w:pStyle w:val="ListParagraph"/>
              <w:ind w:left="0"/>
              <w:rPr>
                <w:rStyle w:val="oui-flex"/>
              </w:rPr>
            </w:pPr>
            <w:r w:rsidRPr="005A0B22">
              <w:rPr>
                <w:rStyle w:val="oui-flex"/>
              </w:rPr>
              <w:t>PTWEBSERVER</w:t>
            </w:r>
          </w:p>
        </w:tc>
      </w:tr>
      <w:tr w:rsidR="005A0B22" w:rsidTr="007A69EB">
        <w:trPr>
          <w:trHeight w:val="272"/>
        </w:trPr>
        <w:tc>
          <w:tcPr>
            <w:tcW w:w="3330" w:type="dxa"/>
          </w:tcPr>
          <w:p w:rsidR="005A0B22" w:rsidRDefault="000933E2" w:rsidP="00AF4C4B">
            <w:pPr>
              <w:pStyle w:val="ListParagraph"/>
              <w:ind w:left="0"/>
              <w:rPr>
                <w:rStyle w:val="oui-flex"/>
              </w:rPr>
            </w:pPr>
            <w:r w:rsidRPr="000933E2">
              <w:rPr>
                <w:rStyle w:val="oui-flex"/>
              </w:rPr>
              <w:t>DOMAIN CONNECT PASSWORD</w:t>
            </w:r>
          </w:p>
        </w:tc>
        <w:tc>
          <w:tcPr>
            <w:tcW w:w="8946" w:type="dxa"/>
          </w:tcPr>
          <w:p w:rsidR="005A0B22" w:rsidRPr="005A0B22" w:rsidRDefault="005A0B22" w:rsidP="00A36101">
            <w:pPr>
              <w:pStyle w:val="ListParagraph"/>
              <w:ind w:left="0"/>
              <w:rPr>
                <w:rStyle w:val="oui-flex"/>
              </w:rPr>
            </w:pPr>
            <w:r w:rsidRPr="005A0B22">
              <w:rPr>
                <w:rStyle w:val="oui-flex"/>
              </w:rPr>
              <w:t>Passw0rd123</w:t>
            </w:r>
          </w:p>
        </w:tc>
      </w:tr>
    </w:tbl>
    <w:p w:rsidR="00A36101" w:rsidRDefault="00A36101" w:rsidP="005A0B22"/>
    <w:p w:rsidR="005A0B22" w:rsidRDefault="005A0B22" w:rsidP="00E006E9">
      <w:pPr>
        <w:pStyle w:val="ListParagraph"/>
        <w:numPr>
          <w:ilvl w:val="0"/>
          <w:numId w:val="12"/>
        </w:numPr>
        <w:ind w:left="360"/>
      </w:pPr>
      <w:r>
        <w:t xml:space="preserve">Click Next and </w:t>
      </w:r>
      <w:r w:rsidR="0024500D">
        <w:t>r</w:t>
      </w:r>
      <w:r>
        <w:t xml:space="preserve">eview your inputs.  </w:t>
      </w:r>
    </w:p>
    <w:p w:rsidR="0024500D" w:rsidRDefault="0024500D" w:rsidP="0024500D">
      <w:pPr>
        <w:pStyle w:val="ListParagraph"/>
        <w:ind w:left="360"/>
      </w:pPr>
    </w:p>
    <w:p w:rsidR="005A0B22" w:rsidRDefault="009526D3" w:rsidP="004258B3">
      <w:pPr>
        <w:pStyle w:val="ListParagraph"/>
        <w:ind w:left="360"/>
      </w:pPr>
      <w:r>
        <w:rPr>
          <w:noProof/>
        </w:rPr>
        <w:drawing>
          <wp:inline distT="0" distB="0" distL="0" distR="0" wp14:anchorId="1AF3D3B7" wp14:editId="2E19B7E1">
            <wp:extent cx="5127584" cy="3596978"/>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7739" cy="3604102"/>
                    </a:xfrm>
                    <a:prstGeom prst="rect">
                      <a:avLst/>
                    </a:prstGeom>
                  </pic:spPr>
                </pic:pic>
              </a:graphicData>
            </a:graphic>
          </wp:inline>
        </w:drawing>
      </w:r>
    </w:p>
    <w:p w:rsidR="005A0B22" w:rsidRDefault="005A0B22" w:rsidP="005A0B22">
      <w:pPr>
        <w:pStyle w:val="ListParagraph"/>
        <w:ind w:left="360"/>
      </w:pPr>
    </w:p>
    <w:p w:rsidR="005A0B22" w:rsidRDefault="005A0B22" w:rsidP="00E006E9">
      <w:pPr>
        <w:pStyle w:val="ListParagraph"/>
        <w:numPr>
          <w:ilvl w:val="0"/>
          <w:numId w:val="12"/>
        </w:numPr>
        <w:ind w:left="360"/>
      </w:pPr>
      <w:r>
        <w:t>Click Create</w:t>
      </w:r>
      <w:r w:rsidR="0024500D">
        <w:t xml:space="preserve">. This will add a new stack and open the stack details page. </w:t>
      </w:r>
    </w:p>
    <w:p w:rsidR="00E006E9" w:rsidRDefault="008A7206" w:rsidP="00E006E9">
      <w:pPr>
        <w:pStyle w:val="ListParagraph"/>
        <w:numPr>
          <w:ilvl w:val="0"/>
          <w:numId w:val="12"/>
        </w:numPr>
        <w:ind w:left="360"/>
      </w:pPr>
      <w:r>
        <w:t>On the stack details page, u</w:t>
      </w:r>
      <w:r w:rsidR="00E006E9">
        <w:t xml:space="preserve">nder “Terraform Actions”, </w:t>
      </w:r>
      <w:r w:rsidR="0024500D">
        <w:t xml:space="preserve">click </w:t>
      </w:r>
      <w:r w:rsidR="00E006E9">
        <w:t>Plan.</w:t>
      </w:r>
    </w:p>
    <w:p w:rsidR="008A7206" w:rsidRDefault="009526D3" w:rsidP="00A65ADD">
      <w:pPr>
        <w:pStyle w:val="NoSpacing"/>
        <w:ind w:left="360"/>
      </w:pPr>
      <w:r>
        <w:rPr>
          <w:noProof/>
        </w:rPr>
        <w:drawing>
          <wp:inline distT="0" distB="0" distL="0" distR="0">
            <wp:extent cx="3055716" cy="1501962"/>
            <wp:effectExtent l="19050" t="19050" r="11430" b="222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9239" cy="1503694"/>
                    </a:xfrm>
                    <a:prstGeom prst="rect">
                      <a:avLst/>
                    </a:prstGeom>
                    <a:noFill/>
                    <a:ln>
                      <a:solidFill>
                        <a:schemeClr val="accent1"/>
                      </a:solidFill>
                    </a:ln>
                  </pic:spPr>
                </pic:pic>
              </a:graphicData>
            </a:graphic>
          </wp:inline>
        </w:drawing>
      </w:r>
    </w:p>
    <w:p w:rsidR="008A7206" w:rsidRDefault="008A7206" w:rsidP="008A7206">
      <w:pPr>
        <w:pStyle w:val="ListParagraph"/>
        <w:ind w:left="360"/>
      </w:pPr>
    </w:p>
    <w:p w:rsidR="004258B3" w:rsidRDefault="00EE0FBB" w:rsidP="004258B3">
      <w:pPr>
        <w:pStyle w:val="ListParagraph"/>
        <w:numPr>
          <w:ilvl w:val="0"/>
          <w:numId w:val="12"/>
        </w:numPr>
        <w:ind w:left="360"/>
      </w:pPr>
      <w:r>
        <w:t xml:space="preserve">After the </w:t>
      </w:r>
      <w:r w:rsidR="00E006E9">
        <w:t xml:space="preserve">Plan </w:t>
      </w:r>
      <w:r>
        <w:t>completes successfully</w:t>
      </w:r>
      <w:r w:rsidR="00E006E9">
        <w:t>, run Terraform Apply.</w:t>
      </w:r>
    </w:p>
    <w:p w:rsidR="008A7206" w:rsidRDefault="009526D3" w:rsidP="004258B3">
      <w:pPr>
        <w:ind w:left="360"/>
      </w:pPr>
      <w:r>
        <w:rPr>
          <w:noProof/>
        </w:rPr>
        <w:lastRenderedPageBreak/>
        <w:drawing>
          <wp:inline distT="0" distB="0" distL="0" distR="0">
            <wp:extent cx="3055620" cy="1493087"/>
            <wp:effectExtent l="19050" t="19050" r="11430"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98" cy="1498696"/>
                    </a:xfrm>
                    <a:prstGeom prst="rect">
                      <a:avLst/>
                    </a:prstGeom>
                    <a:noFill/>
                    <a:ln>
                      <a:solidFill>
                        <a:schemeClr val="accent1"/>
                      </a:solidFill>
                    </a:ln>
                  </pic:spPr>
                </pic:pic>
              </a:graphicData>
            </a:graphic>
          </wp:inline>
        </w:drawing>
      </w:r>
    </w:p>
    <w:p w:rsidR="008A7206" w:rsidRDefault="008A7206" w:rsidP="008A7206">
      <w:pPr>
        <w:pStyle w:val="ListParagraph"/>
        <w:ind w:left="360"/>
      </w:pPr>
    </w:p>
    <w:p w:rsidR="00E006E9" w:rsidRDefault="00E006E9" w:rsidP="008A7206">
      <w:pPr>
        <w:pStyle w:val="ListParagraph"/>
        <w:numPr>
          <w:ilvl w:val="0"/>
          <w:numId w:val="12"/>
        </w:numPr>
        <w:ind w:left="360"/>
      </w:pPr>
      <w:r>
        <w:t>Terraform Apply</w:t>
      </w:r>
      <w:r w:rsidR="0024500D">
        <w:t xml:space="preserve"> </w:t>
      </w:r>
      <w:r w:rsidR="00EE0FBB">
        <w:t>job is a long running process.  After it completes</w:t>
      </w:r>
      <w:r w:rsidR="005814AF">
        <w:t>, t</w:t>
      </w:r>
      <w:r w:rsidR="00EC704B">
        <w:t xml:space="preserve">he </w:t>
      </w:r>
      <w:r>
        <w:t xml:space="preserve">output </w:t>
      </w:r>
      <w:r w:rsidR="00EC704B">
        <w:t xml:space="preserve">from this job </w:t>
      </w:r>
      <w:r w:rsidR="005814AF">
        <w:t>will have</w:t>
      </w:r>
      <w:r w:rsidR="00EC704B">
        <w:t xml:space="preserve"> </w:t>
      </w:r>
      <w:r>
        <w:t xml:space="preserve">the IP </w:t>
      </w:r>
      <w:r w:rsidR="00970930">
        <w:t xml:space="preserve">address </w:t>
      </w:r>
      <w:r>
        <w:t xml:space="preserve">and </w:t>
      </w:r>
      <w:r w:rsidR="00970930">
        <w:t xml:space="preserve">PIA </w:t>
      </w:r>
      <w:r>
        <w:t>URL of CM instance.</w:t>
      </w:r>
      <w:r w:rsidR="008A7206">
        <w:t xml:space="preserve">  </w:t>
      </w:r>
      <w:r w:rsidR="00EC704B">
        <w:t>To obtain those details, c</w:t>
      </w:r>
      <w:r w:rsidR="008A7206">
        <w:t xml:space="preserve">lick on the Job name. </w:t>
      </w:r>
    </w:p>
    <w:p w:rsidR="008A7206" w:rsidRDefault="005814AF" w:rsidP="004258B3">
      <w:pPr>
        <w:ind w:left="360"/>
      </w:pPr>
      <w:r>
        <w:rPr>
          <w:noProof/>
        </w:rPr>
        <w:drawing>
          <wp:inline distT="0" distB="0" distL="0" distR="0" wp14:anchorId="0DA4A4FD" wp14:editId="21443456">
            <wp:extent cx="5272268" cy="937856"/>
            <wp:effectExtent l="19050" t="19050" r="24130" b="152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5997" cy="950971"/>
                    </a:xfrm>
                    <a:prstGeom prst="rect">
                      <a:avLst/>
                    </a:prstGeom>
                    <a:ln>
                      <a:solidFill>
                        <a:schemeClr val="accent1"/>
                      </a:solidFill>
                    </a:ln>
                  </pic:spPr>
                </pic:pic>
              </a:graphicData>
            </a:graphic>
          </wp:inline>
        </w:drawing>
      </w:r>
    </w:p>
    <w:p w:rsidR="008A7206" w:rsidRDefault="008A7206" w:rsidP="008A7206">
      <w:pPr>
        <w:pStyle w:val="ListParagraph"/>
        <w:ind w:left="360"/>
      </w:pPr>
    </w:p>
    <w:p w:rsidR="008A7206" w:rsidRDefault="008A7206" w:rsidP="008A7206">
      <w:pPr>
        <w:pStyle w:val="ListParagraph"/>
        <w:numPr>
          <w:ilvl w:val="0"/>
          <w:numId w:val="12"/>
        </w:numPr>
        <w:ind w:left="360"/>
      </w:pPr>
      <w:r>
        <w:t xml:space="preserve">On the job </w:t>
      </w:r>
      <w:r w:rsidR="00970930">
        <w:t xml:space="preserve">details </w:t>
      </w:r>
      <w:r>
        <w:t>page, click on Output link under Resources.</w:t>
      </w:r>
      <w:r w:rsidR="00100019">
        <w:t xml:space="preserve"> </w:t>
      </w:r>
    </w:p>
    <w:p w:rsidR="008A7206" w:rsidRDefault="00705676" w:rsidP="004258B3">
      <w:pPr>
        <w:ind w:left="360"/>
      </w:pPr>
      <w:r>
        <w:rPr>
          <w:noProof/>
        </w:rPr>
        <w:drawing>
          <wp:inline distT="0" distB="0" distL="0" distR="0">
            <wp:extent cx="6997700" cy="2070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97700" cy="2070100"/>
                    </a:xfrm>
                    <a:prstGeom prst="rect">
                      <a:avLst/>
                    </a:prstGeom>
                    <a:noFill/>
                    <a:ln>
                      <a:noFill/>
                    </a:ln>
                  </pic:spPr>
                </pic:pic>
              </a:graphicData>
            </a:graphic>
          </wp:inline>
        </w:drawing>
      </w:r>
    </w:p>
    <w:p w:rsidR="005477A9" w:rsidRDefault="005477A9" w:rsidP="008A7206">
      <w:pPr>
        <w:pStyle w:val="ListParagraph"/>
        <w:numPr>
          <w:ilvl w:val="0"/>
          <w:numId w:val="12"/>
        </w:numPr>
        <w:ind w:left="360"/>
      </w:pPr>
      <w:r>
        <w:t>Make a note</w:t>
      </w:r>
      <w:r w:rsidR="00643C58">
        <w:t xml:space="preserve"> of the</w:t>
      </w:r>
      <w:r>
        <w:t xml:space="preserve"> </w:t>
      </w:r>
      <w:r w:rsidRPr="005477A9">
        <w:rPr>
          <w:b/>
        </w:rPr>
        <w:t>Windows_</w:t>
      </w:r>
      <w:r w:rsidR="00673DC9" w:rsidRPr="005477A9">
        <w:rPr>
          <w:b/>
        </w:rPr>
        <w:t>201</w:t>
      </w:r>
      <w:r w:rsidR="00673DC9">
        <w:rPr>
          <w:b/>
        </w:rPr>
        <w:t>6</w:t>
      </w:r>
      <w:r w:rsidRPr="005477A9">
        <w:rPr>
          <w:b/>
        </w:rPr>
        <w:t>_Platform_Image_for_CM</w:t>
      </w:r>
      <w:r>
        <w:rPr>
          <w:b/>
        </w:rPr>
        <w:t xml:space="preserve"> </w:t>
      </w:r>
      <w:r w:rsidRPr="005477A9">
        <w:t>value</w:t>
      </w:r>
      <w:r>
        <w:t xml:space="preserve">. </w:t>
      </w:r>
      <w:r w:rsidR="00643C58">
        <w:t>This</w:t>
      </w:r>
      <w:r>
        <w:t xml:space="preserve"> OCID will be required in the next section. </w:t>
      </w:r>
    </w:p>
    <w:p w:rsidR="001F35D5" w:rsidRDefault="008A7206" w:rsidP="008A7206">
      <w:pPr>
        <w:pStyle w:val="ListParagraph"/>
        <w:numPr>
          <w:ilvl w:val="0"/>
          <w:numId w:val="12"/>
        </w:numPr>
        <w:ind w:left="360"/>
      </w:pPr>
      <w:r>
        <w:t xml:space="preserve">Make a note of </w:t>
      </w:r>
      <w:proofErr w:type="spellStart"/>
      <w:r w:rsidR="0024500D" w:rsidRPr="0024500D">
        <w:rPr>
          <w:b/>
        </w:rPr>
        <w:t>CM_p</w:t>
      </w:r>
      <w:r w:rsidRPr="0024500D">
        <w:rPr>
          <w:b/>
        </w:rPr>
        <w:t>ublic</w:t>
      </w:r>
      <w:r w:rsidR="0024500D" w:rsidRPr="0024500D">
        <w:rPr>
          <w:b/>
        </w:rPr>
        <w:t>_ip</w:t>
      </w:r>
      <w:proofErr w:type="spellEnd"/>
      <w:r>
        <w:t xml:space="preserve"> and </w:t>
      </w:r>
      <w:proofErr w:type="spellStart"/>
      <w:r w:rsidRPr="0024500D">
        <w:rPr>
          <w:b/>
        </w:rPr>
        <w:t>CM_http_url</w:t>
      </w:r>
      <w:proofErr w:type="spellEnd"/>
      <w:r>
        <w:t>.</w:t>
      </w:r>
    </w:p>
    <w:p w:rsidR="008A7206" w:rsidRDefault="008A7206" w:rsidP="008A7206">
      <w:pPr>
        <w:pStyle w:val="ListParagraph"/>
        <w:numPr>
          <w:ilvl w:val="0"/>
          <w:numId w:val="12"/>
        </w:numPr>
        <w:ind w:left="360"/>
      </w:pPr>
      <w:r>
        <w:t>Add a</w:t>
      </w:r>
      <w:r w:rsidR="0024500D">
        <w:t>n entry to</w:t>
      </w:r>
      <w:r>
        <w:t xml:space="preserve"> </w:t>
      </w:r>
      <w:r w:rsidR="00FE486E" w:rsidRPr="00FE486E">
        <w:rPr>
          <w:b/>
        </w:rPr>
        <w:t>C:\Windows\System32\drivers\etc\hosts</w:t>
      </w:r>
      <w:r w:rsidR="00FE486E">
        <w:rPr>
          <w:color w:val="1F497D"/>
        </w:rPr>
        <w:t xml:space="preserve"> </w:t>
      </w:r>
      <w:r>
        <w:t>entry on your laptop/workstation</w:t>
      </w:r>
      <w:r w:rsidR="0024500D">
        <w:t xml:space="preserve"> as shown below</w:t>
      </w:r>
      <w:r>
        <w:t xml:space="preserve">. Use the hostname </w:t>
      </w:r>
      <w:r w:rsidR="00FE486E">
        <w:t xml:space="preserve">value for attribute </w:t>
      </w:r>
      <w:proofErr w:type="spellStart"/>
      <w:r w:rsidRPr="0024500D">
        <w:rPr>
          <w:b/>
        </w:rPr>
        <w:t>CM_http_url</w:t>
      </w:r>
      <w:proofErr w:type="spellEnd"/>
      <w:r>
        <w:t xml:space="preserve">. </w:t>
      </w:r>
    </w:p>
    <w:p w:rsidR="0098270D" w:rsidRDefault="0098270D" w:rsidP="0098270D">
      <w:pPr>
        <w:pStyle w:val="ListParagraph"/>
        <w:numPr>
          <w:ilvl w:val="1"/>
          <w:numId w:val="12"/>
        </w:numPr>
      </w:pPr>
      <w:r>
        <w:t>Open Windows Search “Notepad”. Right Click on Notepad and open as Administrator.</w:t>
      </w:r>
    </w:p>
    <w:p w:rsidR="0098270D" w:rsidRDefault="0098270D" w:rsidP="004258B3">
      <w:pPr>
        <w:ind w:left="1080"/>
      </w:pPr>
      <w:r>
        <w:rPr>
          <w:noProof/>
        </w:rPr>
        <w:lastRenderedPageBreak/>
        <w:drawing>
          <wp:inline distT="0" distB="0" distL="0" distR="0" wp14:anchorId="4CB5F57B" wp14:editId="7B9743FA">
            <wp:extent cx="2679539" cy="43815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8452" cy="4428778"/>
                    </a:xfrm>
                    <a:prstGeom prst="rect">
                      <a:avLst/>
                    </a:prstGeom>
                    <a:noFill/>
                    <a:ln>
                      <a:noFill/>
                    </a:ln>
                  </pic:spPr>
                </pic:pic>
              </a:graphicData>
            </a:graphic>
          </wp:inline>
        </w:drawing>
      </w:r>
    </w:p>
    <w:p w:rsidR="0098270D" w:rsidRDefault="0098270D" w:rsidP="0098270D">
      <w:pPr>
        <w:pStyle w:val="ListParagraph"/>
        <w:ind w:left="1440"/>
      </w:pPr>
    </w:p>
    <w:p w:rsidR="0098270D" w:rsidRDefault="0098270D" w:rsidP="0098270D">
      <w:pPr>
        <w:pStyle w:val="ListParagraph"/>
        <w:numPr>
          <w:ilvl w:val="1"/>
          <w:numId w:val="12"/>
        </w:numPr>
      </w:pPr>
      <w:r>
        <w:t xml:space="preserve">Go to File </w:t>
      </w:r>
      <w:r>
        <w:sym w:font="Wingdings" w:char="F0E0"/>
      </w:r>
      <w:r>
        <w:t xml:space="preserve">Open </w:t>
      </w:r>
      <w:r>
        <w:sym w:font="Wingdings" w:char="F0E0"/>
      </w:r>
      <w:r>
        <w:t xml:space="preserve"> </w:t>
      </w:r>
      <w:r w:rsidRPr="00FE486E">
        <w:rPr>
          <w:b/>
        </w:rPr>
        <w:t>C:\Windows\System32\drivers\etc\hosts</w:t>
      </w:r>
      <w:r>
        <w:t>, and append below entry</w:t>
      </w:r>
    </w:p>
    <w:tbl>
      <w:tblPr>
        <w:tblStyle w:val="TableGridLight"/>
        <w:tblW w:w="7465" w:type="dxa"/>
        <w:tblInd w:w="1327" w:type="dxa"/>
        <w:tblLook w:val="04A0" w:firstRow="1" w:lastRow="0" w:firstColumn="1" w:lastColumn="0" w:noHBand="0" w:noVBand="1"/>
      </w:tblPr>
      <w:tblGrid>
        <w:gridCol w:w="7465"/>
      </w:tblGrid>
      <w:tr w:rsidR="008A7206" w:rsidTr="0098270D">
        <w:tc>
          <w:tcPr>
            <w:tcW w:w="7465" w:type="dxa"/>
          </w:tcPr>
          <w:p w:rsidR="008A7206" w:rsidRDefault="008A7206" w:rsidP="008A7206">
            <w:r w:rsidRPr="00EE0FBB">
              <w:rPr>
                <w:rFonts w:ascii="Courier New" w:hAnsi="Courier New" w:cs="Courier New"/>
                <w:sz w:val="20"/>
                <w:szCs w:val="20"/>
              </w:rPr>
              <w:t>129.213.145.213  labcm.cm.labnet.oraclevcn.com</w:t>
            </w:r>
          </w:p>
        </w:tc>
      </w:tr>
    </w:tbl>
    <w:p w:rsidR="008A7206" w:rsidRDefault="008A7206" w:rsidP="008A7206">
      <w:pPr>
        <w:pStyle w:val="ListParagraph"/>
        <w:ind w:left="360"/>
      </w:pPr>
    </w:p>
    <w:p w:rsidR="00EE0FBB" w:rsidRDefault="00EE0FBB" w:rsidP="008A7206">
      <w:pPr>
        <w:pStyle w:val="ListParagraph"/>
        <w:numPr>
          <w:ilvl w:val="0"/>
          <w:numId w:val="12"/>
        </w:numPr>
        <w:ind w:left="360"/>
      </w:pPr>
      <w:r>
        <w:t>SSH into Cloud Manager instance to check status of deployment.  Monitor Cloud Manager bootstrap installation using below command.</w:t>
      </w:r>
    </w:p>
    <w:tbl>
      <w:tblPr>
        <w:tblStyle w:val="TableGridLight"/>
        <w:tblW w:w="7717" w:type="dxa"/>
        <w:tblInd w:w="355" w:type="dxa"/>
        <w:tblLook w:val="04A0" w:firstRow="1" w:lastRow="0" w:firstColumn="1" w:lastColumn="0" w:noHBand="0" w:noVBand="1"/>
      </w:tblPr>
      <w:tblGrid>
        <w:gridCol w:w="7717"/>
      </w:tblGrid>
      <w:tr w:rsidR="00EE0FBB" w:rsidTr="005E7F2C">
        <w:tc>
          <w:tcPr>
            <w:tcW w:w="7717" w:type="dxa"/>
            <w:vAlign w:val="center"/>
          </w:tcPr>
          <w:p w:rsidR="00EE0FBB" w:rsidRPr="00EE0FBB" w:rsidRDefault="00EE0FBB" w:rsidP="009E1B5E">
            <w:pPr>
              <w:rPr>
                <w:rFonts w:ascii="Courier New" w:hAnsi="Courier New" w:cs="Courier New"/>
                <w:sz w:val="20"/>
                <w:szCs w:val="20"/>
              </w:rPr>
            </w:pPr>
            <w:r w:rsidRPr="00EE0FBB">
              <w:rPr>
                <w:rFonts w:ascii="Courier New" w:hAnsi="Courier New" w:cs="Courier New"/>
                <w:sz w:val="20"/>
                <w:szCs w:val="20"/>
              </w:rPr>
              <w:t xml:space="preserve">$ </w:t>
            </w:r>
            <w:proofErr w:type="spellStart"/>
            <w:r w:rsidRPr="00EE0FBB">
              <w:rPr>
                <w:rFonts w:ascii="Courier New" w:hAnsi="Courier New" w:cs="Courier New"/>
                <w:sz w:val="20"/>
                <w:szCs w:val="20"/>
              </w:rPr>
              <w:t>tailf</w:t>
            </w:r>
            <w:proofErr w:type="spellEnd"/>
            <w:r w:rsidRPr="00EE0FBB">
              <w:rPr>
                <w:rFonts w:ascii="Courier New" w:hAnsi="Courier New" w:cs="Courier New"/>
                <w:sz w:val="20"/>
                <w:szCs w:val="20"/>
              </w:rPr>
              <w:t xml:space="preserve"> /home/</w:t>
            </w:r>
            <w:proofErr w:type="spellStart"/>
            <w:r w:rsidRPr="00EE0FBB">
              <w:rPr>
                <w:rFonts w:ascii="Courier New" w:hAnsi="Courier New" w:cs="Courier New"/>
                <w:sz w:val="20"/>
                <w:szCs w:val="20"/>
              </w:rPr>
              <w:t>opc</w:t>
            </w:r>
            <w:proofErr w:type="spellEnd"/>
            <w:r w:rsidRPr="00EE0FBB">
              <w:rPr>
                <w:rFonts w:ascii="Courier New" w:hAnsi="Courier New" w:cs="Courier New"/>
                <w:sz w:val="20"/>
                <w:szCs w:val="20"/>
              </w:rPr>
              <w:t>/bootstrap/CloudManagerStatus.log</w:t>
            </w:r>
          </w:p>
        </w:tc>
      </w:tr>
    </w:tbl>
    <w:p w:rsidR="00EE0FBB" w:rsidRDefault="00EE0FBB" w:rsidP="00EE0FBB">
      <w:pPr>
        <w:pStyle w:val="ListParagraph"/>
        <w:ind w:left="360"/>
      </w:pPr>
    </w:p>
    <w:p w:rsidR="005E7F2C" w:rsidRDefault="005E7F2C" w:rsidP="00EE0FBB">
      <w:pPr>
        <w:pStyle w:val="ListParagraph"/>
        <w:ind w:left="360"/>
      </w:pPr>
      <w:r>
        <w:t xml:space="preserve">Refer Appendix A for details on how to SSH into Cloud Manager instance.  </w:t>
      </w:r>
    </w:p>
    <w:p w:rsidR="005E7F2C" w:rsidRDefault="005E7F2C" w:rsidP="00EE0FBB">
      <w:pPr>
        <w:pStyle w:val="ListParagraph"/>
        <w:ind w:left="360"/>
      </w:pPr>
    </w:p>
    <w:p w:rsidR="00ED69DA" w:rsidRDefault="00ED69DA" w:rsidP="00ED69DA">
      <w:pPr>
        <w:pStyle w:val="ListParagraph"/>
        <w:numPr>
          <w:ilvl w:val="0"/>
          <w:numId w:val="12"/>
        </w:numPr>
        <w:ind w:left="360"/>
      </w:pPr>
      <w:r>
        <w:t xml:space="preserve">While Cloud Manager is being installed, review Associated Resources for the list of all resources created by automation.  Refer </w:t>
      </w:r>
      <w:hyperlink w:anchor="_Appendix_A_–" w:history="1">
        <w:r w:rsidRPr="00F74001">
          <w:rPr>
            <w:rStyle w:val="Hyperlink"/>
          </w:rPr>
          <w:t>Appendix D</w:t>
        </w:r>
      </w:hyperlink>
      <w:r>
        <w:t xml:space="preserve"> for more details.</w:t>
      </w:r>
    </w:p>
    <w:p w:rsidR="005E7F2C" w:rsidRDefault="00EE0FBB" w:rsidP="008A7206">
      <w:pPr>
        <w:pStyle w:val="ListParagraph"/>
        <w:numPr>
          <w:ilvl w:val="0"/>
          <w:numId w:val="12"/>
        </w:numPr>
        <w:ind w:left="360"/>
      </w:pPr>
      <w:r>
        <w:t xml:space="preserve">After Cloud Manager bootstrap is complete, </w:t>
      </w:r>
      <w:r w:rsidR="005E7F2C">
        <w:t xml:space="preserve">the CloudManagerStatus.log will show the following messages. </w:t>
      </w:r>
    </w:p>
    <w:tbl>
      <w:tblPr>
        <w:tblStyle w:val="TableGridLight"/>
        <w:tblW w:w="0" w:type="auto"/>
        <w:tblInd w:w="355" w:type="dxa"/>
        <w:tblLook w:val="04A0" w:firstRow="1" w:lastRow="0" w:firstColumn="1" w:lastColumn="0" w:noHBand="0" w:noVBand="1"/>
      </w:tblPr>
      <w:tblGrid>
        <w:gridCol w:w="8550"/>
      </w:tblGrid>
      <w:tr w:rsidR="005E7F2C" w:rsidTr="00C40061">
        <w:tc>
          <w:tcPr>
            <w:tcW w:w="8550" w:type="dxa"/>
          </w:tcPr>
          <w:p w:rsidR="005E7F2C" w:rsidRPr="005E7F2C" w:rsidRDefault="005E7F2C" w:rsidP="005E7F2C">
            <w:pPr>
              <w:rPr>
                <w:rFonts w:ascii="Courier New" w:hAnsi="Courier New" w:cs="Courier New"/>
                <w:sz w:val="20"/>
                <w:szCs w:val="20"/>
              </w:rPr>
            </w:pPr>
            <w:r w:rsidRPr="005E7F2C">
              <w:rPr>
                <w:rFonts w:ascii="Courier New" w:hAnsi="Courier New" w:cs="Courier New"/>
                <w:sz w:val="20"/>
                <w:szCs w:val="20"/>
              </w:rPr>
              <w:t>The PeopleSoft Environment Setup Process Ended.</w:t>
            </w:r>
          </w:p>
          <w:p w:rsidR="005E7F2C" w:rsidRPr="005E7F2C" w:rsidRDefault="005E7F2C" w:rsidP="005E7F2C">
            <w:pPr>
              <w:rPr>
                <w:rFonts w:ascii="Courier New" w:hAnsi="Courier New" w:cs="Courier New"/>
                <w:sz w:val="20"/>
                <w:szCs w:val="20"/>
              </w:rPr>
            </w:pPr>
          </w:p>
          <w:p w:rsidR="005E7F2C" w:rsidRPr="005E7F2C" w:rsidRDefault="005E7F2C" w:rsidP="005E7F2C">
            <w:pPr>
              <w:rPr>
                <w:rFonts w:ascii="Courier New" w:hAnsi="Courier New" w:cs="Courier New"/>
                <w:sz w:val="20"/>
                <w:szCs w:val="20"/>
              </w:rPr>
            </w:pPr>
            <w:r w:rsidRPr="005E7F2C">
              <w:rPr>
                <w:rFonts w:ascii="Courier New" w:hAnsi="Courier New" w:cs="Courier New"/>
                <w:sz w:val="20"/>
                <w:szCs w:val="20"/>
              </w:rPr>
              <w:t>CM installed successfully</w:t>
            </w:r>
          </w:p>
          <w:p w:rsidR="005E7F2C" w:rsidRPr="005E7F2C" w:rsidRDefault="005E7F2C" w:rsidP="005E7F2C">
            <w:pPr>
              <w:rPr>
                <w:rFonts w:ascii="Courier New" w:hAnsi="Courier New" w:cs="Courier New"/>
                <w:sz w:val="20"/>
                <w:szCs w:val="20"/>
              </w:rPr>
            </w:pPr>
            <w:r w:rsidRPr="005E7F2C">
              <w:rPr>
                <w:rFonts w:ascii="Courier New" w:hAnsi="Courier New" w:cs="Courier New"/>
                <w:sz w:val="20"/>
                <w:szCs w:val="20"/>
              </w:rPr>
              <w:t xml:space="preserve">Cloud Manager PIA URL: </w:t>
            </w:r>
            <w:hyperlink r:id="rId24" w:history="1">
              <w:r w:rsidRPr="003E61CB">
                <w:rPr>
                  <w:rStyle w:val="Hyperlink"/>
                  <w:rFonts w:ascii="Courier New" w:hAnsi="Courier New" w:cs="Courier New"/>
                  <w:sz w:val="20"/>
                  <w:szCs w:val="20"/>
                </w:rPr>
                <w:t>http://labcm.cm.labnet.oraclevcn.com:8000</w:t>
              </w:r>
            </w:hyperlink>
            <w:r>
              <w:rPr>
                <w:rFonts w:ascii="Courier New" w:hAnsi="Courier New" w:cs="Courier New"/>
                <w:sz w:val="20"/>
                <w:szCs w:val="20"/>
              </w:rPr>
              <w:t xml:space="preserve"> </w:t>
            </w:r>
          </w:p>
          <w:p w:rsidR="005E7F2C" w:rsidRPr="005E7F2C" w:rsidRDefault="005E7F2C" w:rsidP="005E7F2C">
            <w:pPr>
              <w:rPr>
                <w:rFonts w:ascii="Courier New" w:hAnsi="Courier New" w:cs="Courier New"/>
                <w:sz w:val="20"/>
                <w:szCs w:val="20"/>
              </w:rPr>
            </w:pPr>
            <w:r w:rsidRPr="005E7F2C">
              <w:rPr>
                <w:rFonts w:ascii="Courier New" w:hAnsi="Courier New" w:cs="Courier New"/>
                <w:sz w:val="20"/>
                <w:szCs w:val="20"/>
              </w:rPr>
              <w:lastRenderedPageBreak/>
              <w:t xml:space="preserve">Cloud Manager PIA SSL URL: </w:t>
            </w:r>
            <w:hyperlink r:id="rId25" w:history="1">
              <w:r w:rsidRPr="003E61CB">
                <w:rPr>
                  <w:rStyle w:val="Hyperlink"/>
                  <w:rFonts w:ascii="Courier New" w:hAnsi="Courier New" w:cs="Courier New"/>
                  <w:sz w:val="20"/>
                  <w:szCs w:val="20"/>
                </w:rPr>
                <w:t>https://labcm.cm.labnet.oraclevcn.com:8443</w:t>
              </w:r>
            </w:hyperlink>
          </w:p>
        </w:tc>
      </w:tr>
    </w:tbl>
    <w:p w:rsidR="005E7F2C" w:rsidRDefault="005E7F2C" w:rsidP="005E7F2C">
      <w:pPr>
        <w:pStyle w:val="ListParagraph"/>
        <w:ind w:left="360"/>
      </w:pPr>
    </w:p>
    <w:p w:rsidR="008A7206" w:rsidRDefault="005E7F2C" w:rsidP="008A7206">
      <w:pPr>
        <w:pStyle w:val="ListParagraph"/>
        <w:numPr>
          <w:ilvl w:val="0"/>
          <w:numId w:val="12"/>
        </w:numPr>
        <w:ind w:left="360"/>
      </w:pPr>
      <w:r>
        <w:t>L</w:t>
      </w:r>
      <w:r w:rsidR="008A7206">
        <w:t xml:space="preserve">aunch a browser to access your </w:t>
      </w:r>
      <w:r w:rsidR="0024500D">
        <w:t xml:space="preserve">Cloud Manager PIA </w:t>
      </w:r>
      <w:r w:rsidR="00C40061">
        <w:t xml:space="preserve">URL </w:t>
      </w:r>
      <w:r w:rsidR="0024500D">
        <w:t>(</w:t>
      </w:r>
      <w:proofErr w:type="spellStart"/>
      <w:r w:rsidR="0024500D">
        <w:t>CM_http_url</w:t>
      </w:r>
      <w:proofErr w:type="spellEnd"/>
      <w:r w:rsidR="0024500D">
        <w:t>)</w:t>
      </w:r>
      <w:r w:rsidR="009823C7">
        <w:t xml:space="preserve"> –  </w:t>
      </w:r>
      <w:hyperlink r:id="rId26" w:history="1">
        <w:r w:rsidR="00100019" w:rsidRPr="003E61CB">
          <w:rPr>
            <w:rStyle w:val="Hyperlink"/>
          </w:rPr>
          <w:t>http://labcm.cm.labnet.oraclevcn.com:8000</w:t>
        </w:r>
      </w:hyperlink>
    </w:p>
    <w:p w:rsidR="003B182F" w:rsidRPr="00100019" w:rsidRDefault="003B182F" w:rsidP="003B182F">
      <w:pPr>
        <w:pStyle w:val="ListParagraph"/>
        <w:ind w:left="360"/>
        <w:rPr>
          <w:rStyle w:val="Hyperlink"/>
          <w:color w:val="auto"/>
          <w:u w:val="none"/>
        </w:rPr>
      </w:pPr>
      <w:r>
        <w:t xml:space="preserve">To login, use the username CLADM and password that was provided for input parameter </w:t>
      </w:r>
      <w:r>
        <w:rPr>
          <w:rStyle w:val="oui-flex"/>
        </w:rPr>
        <w:t xml:space="preserve">OPR_PWD. </w:t>
      </w:r>
    </w:p>
    <w:p w:rsidR="008A7206" w:rsidRDefault="008A7206" w:rsidP="008A7206"/>
    <w:p w:rsidR="00AA4943" w:rsidRDefault="00AA4943">
      <w:pPr>
        <w:rPr>
          <w:rFonts w:asciiTheme="majorHAnsi" w:eastAsiaTheme="majorEastAsia" w:hAnsiTheme="majorHAnsi" w:cstheme="majorBidi"/>
          <w:color w:val="2E74B5" w:themeColor="accent1" w:themeShade="BF"/>
          <w:sz w:val="26"/>
          <w:szCs w:val="26"/>
        </w:rPr>
      </w:pPr>
      <w:bookmarkStart w:id="35" w:name="_Configure_Cloud_Manager"/>
      <w:bookmarkEnd w:id="35"/>
      <w:r>
        <w:br w:type="page"/>
      </w:r>
    </w:p>
    <w:p w:rsidR="009B79C3" w:rsidRDefault="009B79C3" w:rsidP="00C854C3">
      <w:pPr>
        <w:pStyle w:val="Heading2"/>
        <w:numPr>
          <w:ilvl w:val="0"/>
          <w:numId w:val="41"/>
        </w:numPr>
        <w:ind w:left="360"/>
      </w:pPr>
      <w:bookmarkStart w:id="36" w:name="_Toc27132510"/>
      <w:r>
        <w:lastRenderedPageBreak/>
        <w:t>Configure Cloud Manager</w:t>
      </w:r>
      <w:bookmarkEnd w:id="36"/>
    </w:p>
    <w:p w:rsidR="00964B4C" w:rsidRPr="00964B4C" w:rsidRDefault="00964B4C" w:rsidP="00964B4C">
      <w:r>
        <w:t>Time: 20 mins</w:t>
      </w:r>
    </w:p>
    <w:p w:rsidR="009B79C3" w:rsidRPr="00DC4E8D" w:rsidRDefault="009B79C3" w:rsidP="009B79C3">
      <w:pPr>
        <w:rPr>
          <w:b/>
        </w:rPr>
      </w:pPr>
      <w:r w:rsidRPr="00DC4E8D">
        <w:rPr>
          <w:b/>
        </w:rPr>
        <w:t>Configure Cloud Manager Settings:</w:t>
      </w:r>
    </w:p>
    <w:p w:rsidR="00F166CB" w:rsidRDefault="009B79C3" w:rsidP="007C5F44">
      <w:pPr>
        <w:pStyle w:val="ListParagraph"/>
        <w:numPr>
          <w:ilvl w:val="0"/>
          <w:numId w:val="40"/>
        </w:numPr>
        <w:ind w:left="360"/>
      </w:pPr>
      <w:r>
        <w:t xml:space="preserve">Navigate to </w:t>
      </w:r>
      <w:r w:rsidR="009823C7">
        <w:t xml:space="preserve">Cloud Manager </w:t>
      </w:r>
      <w:r>
        <w:t xml:space="preserve">Dashboard | Cloud Manager Settings </w:t>
      </w:r>
      <w:r w:rsidR="00E72F29">
        <w:t xml:space="preserve">| Cloud Manager Settings </w:t>
      </w:r>
    </w:p>
    <w:p w:rsidR="009B79C3" w:rsidRDefault="00F166CB" w:rsidP="007C5F44">
      <w:pPr>
        <w:pStyle w:val="ListParagraph"/>
        <w:numPr>
          <w:ilvl w:val="0"/>
          <w:numId w:val="40"/>
        </w:numPr>
        <w:ind w:left="360"/>
      </w:pPr>
      <w:r>
        <w:t>U</w:t>
      </w:r>
      <w:r w:rsidR="00FE1E0B">
        <w:t xml:space="preserve">pdate </w:t>
      </w:r>
      <w:r w:rsidR="00FE1E0B" w:rsidRPr="00FE1E0B">
        <w:t>My Oracle Support</w:t>
      </w:r>
      <w:r w:rsidR="00FE1E0B">
        <w:t xml:space="preserve"> </w:t>
      </w:r>
      <w:r w:rsidR="00FE1E0B" w:rsidRPr="00FE1E0B">
        <w:t>(MOS) Credentials</w:t>
      </w:r>
      <w:r w:rsidR="009823C7">
        <w:t xml:space="preserve">.  This is required to download DPKs and PRPs automatically. </w:t>
      </w:r>
    </w:p>
    <w:p w:rsidR="004258B3" w:rsidRDefault="004258B3" w:rsidP="004258B3">
      <w:pPr>
        <w:pStyle w:val="ListParagraph"/>
        <w:ind w:left="360"/>
      </w:pPr>
    </w:p>
    <w:p w:rsidR="003E567B" w:rsidRDefault="003E567B" w:rsidP="003E567B">
      <w:pPr>
        <w:pStyle w:val="ListParagraph"/>
        <w:ind w:left="360"/>
      </w:pPr>
      <w:r>
        <w:rPr>
          <w:noProof/>
        </w:rPr>
        <w:drawing>
          <wp:inline distT="0" distB="0" distL="0" distR="0" wp14:anchorId="1855A05A" wp14:editId="27F54DDA">
            <wp:extent cx="5630898" cy="3155950"/>
            <wp:effectExtent l="19050" t="19050" r="2730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6668" cy="3159184"/>
                    </a:xfrm>
                    <a:prstGeom prst="rect">
                      <a:avLst/>
                    </a:prstGeom>
                    <a:ln>
                      <a:solidFill>
                        <a:schemeClr val="accent1"/>
                      </a:solidFill>
                    </a:ln>
                  </pic:spPr>
                </pic:pic>
              </a:graphicData>
            </a:graphic>
          </wp:inline>
        </w:drawing>
      </w:r>
    </w:p>
    <w:p w:rsidR="003E567B" w:rsidRDefault="003E567B" w:rsidP="003E567B">
      <w:pPr>
        <w:pStyle w:val="ListParagraph"/>
        <w:ind w:left="360"/>
      </w:pPr>
    </w:p>
    <w:p w:rsidR="00B816A2" w:rsidRDefault="00FE1E0B" w:rsidP="007C5F44">
      <w:pPr>
        <w:pStyle w:val="ListParagraph"/>
        <w:numPr>
          <w:ilvl w:val="0"/>
          <w:numId w:val="40"/>
        </w:numPr>
        <w:ind w:left="360"/>
      </w:pPr>
      <w:r>
        <w:t xml:space="preserve">Navigate </w:t>
      </w:r>
      <w:r w:rsidR="00F166CB">
        <w:t xml:space="preserve">to </w:t>
      </w:r>
      <w:r>
        <w:t xml:space="preserve">Infrastructure Settings and update </w:t>
      </w:r>
      <w:r w:rsidRPr="00FE1E0B">
        <w:t>Operating System Images</w:t>
      </w:r>
      <w:r w:rsidR="00B816A2">
        <w:t>. For Linux, enable “Marketplace Image” radio button</w:t>
      </w:r>
    </w:p>
    <w:p w:rsidR="00B816A2" w:rsidRDefault="00AA5F04" w:rsidP="00956785">
      <w:pPr>
        <w:pStyle w:val="ListParagraph"/>
        <w:ind w:left="360"/>
      </w:pPr>
      <w:r>
        <w:t>a</w:t>
      </w:r>
      <w:r w:rsidR="00B816A2">
        <w:t xml:space="preserve">nd choose the latest version </w:t>
      </w:r>
      <w:r w:rsidR="00B34E7C">
        <w:t xml:space="preserve">from the </w:t>
      </w:r>
      <w:r w:rsidR="00274850">
        <w:t xml:space="preserve">displayed </w:t>
      </w:r>
      <w:r w:rsidR="00B816A2">
        <w:t>list.</w:t>
      </w:r>
    </w:p>
    <w:p w:rsidR="00E34DCB" w:rsidRDefault="00E34DCB" w:rsidP="00956785">
      <w:pPr>
        <w:pStyle w:val="ListParagraph"/>
        <w:ind w:left="360"/>
      </w:pPr>
    </w:p>
    <w:p w:rsidR="00FE1E0B" w:rsidRDefault="00B816A2" w:rsidP="00956785">
      <w:pPr>
        <w:pStyle w:val="ListParagraph"/>
        <w:ind w:left="360"/>
      </w:pPr>
      <w:r>
        <w:t xml:space="preserve">For Windows image, use the </w:t>
      </w:r>
      <w:r w:rsidR="00FE7076">
        <w:t>value of “</w:t>
      </w:r>
      <w:r w:rsidR="00FE7076" w:rsidRPr="00FE7076">
        <w:t>Windows_2016_Platform_Image_for_CM</w:t>
      </w:r>
      <w:r w:rsidR="00FE7076">
        <w:t>”</w:t>
      </w:r>
      <w:r>
        <w:t xml:space="preserve"> displayed earlier in the Output</w:t>
      </w:r>
      <w:r w:rsidR="00FE7076">
        <w:t>s</w:t>
      </w:r>
      <w:r>
        <w:t xml:space="preserve"> section of the stack.</w:t>
      </w:r>
    </w:p>
    <w:p w:rsidR="007F7840" w:rsidRDefault="007F7840" w:rsidP="007F7840">
      <w:pPr>
        <w:pStyle w:val="ListParagraph"/>
        <w:ind w:left="360"/>
      </w:pPr>
      <w:r>
        <w:t xml:space="preserve"> </w:t>
      </w:r>
    </w:p>
    <w:p w:rsidR="007F7840" w:rsidRDefault="007F7840" w:rsidP="007F7840">
      <w:pPr>
        <w:pStyle w:val="ListParagraph"/>
        <w:ind w:left="360"/>
      </w:pPr>
    </w:p>
    <w:p w:rsidR="004258B3" w:rsidRDefault="004258B3" w:rsidP="007F7840">
      <w:pPr>
        <w:pStyle w:val="ListParagraph"/>
        <w:ind w:left="360"/>
      </w:pPr>
    </w:p>
    <w:p w:rsidR="003E567B" w:rsidRDefault="00B816A2" w:rsidP="007F7840">
      <w:pPr>
        <w:pStyle w:val="ListParagraph"/>
        <w:ind w:left="360"/>
      </w:pPr>
      <w:r>
        <w:rPr>
          <w:noProof/>
        </w:rPr>
        <w:lastRenderedPageBreak/>
        <w:drawing>
          <wp:inline distT="0" distB="0" distL="0" distR="0">
            <wp:extent cx="7401219" cy="3797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06082" cy="3799795"/>
                    </a:xfrm>
                    <a:prstGeom prst="rect">
                      <a:avLst/>
                    </a:prstGeom>
                    <a:noFill/>
                    <a:ln>
                      <a:noFill/>
                    </a:ln>
                  </pic:spPr>
                </pic:pic>
              </a:graphicData>
            </a:graphic>
          </wp:inline>
        </w:drawing>
      </w:r>
    </w:p>
    <w:p w:rsidR="003B182F" w:rsidRDefault="003B182F" w:rsidP="007F7840">
      <w:pPr>
        <w:pStyle w:val="ListParagraph"/>
        <w:ind w:left="360"/>
      </w:pPr>
    </w:p>
    <w:p w:rsidR="003E567B" w:rsidRDefault="003E567B" w:rsidP="007F7840">
      <w:pPr>
        <w:pStyle w:val="ListParagraph"/>
        <w:ind w:left="360"/>
      </w:pPr>
    </w:p>
    <w:p w:rsidR="00235D02" w:rsidRDefault="00235D02" w:rsidP="007C5F44">
      <w:pPr>
        <w:pStyle w:val="ListParagraph"/>
        <w:numPr>
          <w:ilvl w:val="0"/>
          <w:numId w:val="40"/>
        </w:numPr>
        <w:ind w:left="360"/>
      </w:pPr>
      <w:r>
        <w:t xml:space="preserve">Click ‘Save’ to save the configuration. </w:t>
      </w:r>
    </w:p>
    <w:p w:rsidR="00FE1E0B" w:rsidRDefault="00FE1E0B" w:rsidP="007C5F44">
      <w:pPr>
        <w:pStyle w:val="ListParagraph"/>
        <w:numPr>
          <w:ilvl w:val="0"/>
          <w:numId w:val="40"/>
        </w:numPr>
        <w:ind w:left="360"/>
      </w:pPr>
      <w:r>
        <w:t>Click ‘Refresh OCI Metadata’ button on top of the page and wait for few minutes</w:t>
      </w:r>
    </w:p>
    <w:p w:rsidR="00FE1E0B" w:rsidRDefault="00FE1E0B" w:rsidP="007C5F44">
      <w:pPr>
        <w:pStyle w:val="ListParagraph"/>
        <w:numPr>
          <w:ilvl w:val="0"/>
          <w:numId w:val="40"/>
        </w:numPr>
        <w:ind w:left="360"/>
      </w:pPr>
      <w:r>
        <w:t xml:space="preserve">Next, navigate to File Server tab.  </w:t>
      </w:r>
      <w:r w:rsidR="009B4CC3">
        <w:t>Accept the defaults.   For Mount Target, type “lab”</w:t>
      </w:r>
    </w:p>
    <w:p w:rsidR="004258B3" w:rsidRDefault="004258B3" w:rsidP="004258B3">
      <w:pPr>
        <w:pStyle w:val="ListParagraph"/>
        <w:ind w:left="360"/>
      </w:pPr>
    </w:p>
    <w:p w:rsidR="00803924" w:rsidRDefault="003E6B36" w:rsidP="00803924">
      <w:pPr>
        <w:pStyle w:val="ListParagraph"/>
        <w:spacing w:before="120"/>
        <w:ind w:left="360"/>
      </w:pPr>
      <w:r>
        <w:rPr>
          <w:noProof/>
        </w:rPr>
        <w:drawing>
          <wp:inline distT="0" distB="0" distL="0" distR="0">
            <wp:extent cx="7747804" cy="22669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64233" cy="2271757"/>
                    </a:xfrm>
                    <a:prstGeom prst="rect">
                      <a:avLst/>
                    </a:prstGeom>
                    <a:noFill/>
                    <a:ln>
                      <a:noFill/>
                    </a:ln>
                  </pic:spPr>
                </pic:pic>
              </a:graphicData>
            </a:graphic>
          </wp:inline>
        </w:drawing>
      </w:r>
    </w:p>
    <w:p w:rsidR="003E567B" w:rsidRDefault="003E567B" w:rsidP="00803924">
      <w:pPr>
        <w:pStyle w:val="ListParagraph"/>
        <w:spacing w:before="120"/>
        <w:ind w:left="360"/>
      </w:pPr>
    </w:p>
    <w:p w:rsidR="00FE1E0B" w:rsidRDefault="00FE1E0B" w:rsidP="007C5F44">
      <w:pPr>
        <w:pStyle w:val="ListParagraph"/>
        <w:numPr>
          <w:ilvl w:val="0"/>
          <w:numId w:val="40"/>
        </w:numPr>
        <w:spacing w:before="120"/>
        <w:ind w:left="360"/>
      </w:pPr>
      <w:r>
        <w:t xml:space="preserve">Click Create.  This action will create a file server in </w:t>
      </w:r>
      <w:r w:rsidR="00D34008">
        <w:t>a few minutes</w:t>
      </w:r>
      <w:r>
        <w:t xml:space="preserve">. </w:t>
      </w:r>
    </w:p>
    <w:p w:rsidR="00F166CB" w:rsidRDefault="003E567B" w:rsidP="007C5F44">
      <w:pPr>
        <w:pStyle w:val="ListParagraph"/>
        <w:numPr>
          <w:ilvl w:val="0"/>
          <w:numId w:val="40"/>
        </w:numPr>
        <w:spacing w:before="120"/>
        <w:ind w:left="360"/>
      </w:pPr>
      <w:r>
        <w:t>Wait until</w:t>
      </w:r>
      <w:r w:rsidR="00F166CB">
        <w:t xml:space="preserve"> the file server status shows </w:t>
      </w:r>
      <w:r>
        <w:t>‘</w:t>
      </w:r>
      <w:r w:rsidR="001140D1">
        <w:t xml:space="preserve">FSS </w:t>
      </w:r>
      <w:r w:rsidRPr="003E567B">
        <w:rPr>
          <w:b/>
        </w:rPr>
        <w:t>Configured</w:t>
      </w:r>
      <w:r>
        <w:t>’</w:t>
      </w:r>
      <w:r w:rsidR="00AD3F4F">
        <w:t xml:space="preserve">, </w:t>
      </w:r>
      <w:r w:rsidR="000D37DC">
        <w:t xml:space="preserve">and </w:t>
      </w:r>
      <w:r w:rsidR="00AD3F4F">
        <w:t>the</w:t>
      </w:r>
      <w:r w:rsidR="000D37DC">
        <w:t>n the</w:t>
      </w:r>
      <w:r w:rsidR="00AD3F4F">
        <w:t xml:space="preserve"> system is ready for downloads. </w:t>
      </w:r>
    </w:p>
    <w:p w:rsidR="003E567B" w:rsidRDefault="003E567B" w:rsidP="003E567B">
      <w:pPr>
        <w:pStyle w:val="ListParagraph"/>
        <w:spacing w:before="120"/>
        <w:ind w:left="360"/>
      </w:pPr>
    </w:p>
    <w:p w:rsidR="00735EB6" w:rsidRDefault="0059791D" w:rsidP="00735EB6">
      <w:pPr>
        <w:pStyle w:val="ListParagraph"/>
        <w:spacing w:before="120"/>
        <w:ind w:left="360"/>
      </w:pPr>
      <w:r>
        <w:rPr>
          <w:noProof/>
        </w:rPr>
        <w:drawing>
          <wp:inline distT="0" distB="0" distL="0" distR="0">
            <wp:extent cx="1428750" cy="2222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222250"/>
                    </a:xfrm>
                    <a:prstGeom prst="rect">
                      <a:avLst/>
                    </a:prstGeom>
                    <a:noFill/>
                    <a:ln>
                      <a:noFill/>
                    </a:ln>
                  </pic:spPr>
                </pic:pic>
              </a:graphicData>
            </a:graphic>
          </wp:inline>
        </w:drawing>
      </w:r>
    </w:p>
    <w:p w:rsidR="003E567B" w:rsidRDefault="003E567B" w:rsidP="00735EB6">
      <w:pPr>
        <w:pStyle w:val="ListParagraph"/>
        <w:spacing w:before="120"/>
        <w:ind w:left="360"/>
      </w:pPr>
    </w:p>
    <w:p w:rsidR="00AA4943" w:rsidRDefault="00AA4943">
      <w:pPr>
        <w:rPr>
          <w:rFonts w:asciiTheme="majorHAnsi" w:eastAsiaTheme="majorEastAsia" w:hAnsiTheme="majorHAnsi" w:cstheme="majorBidi"/>
          <w:color w:val="2E74B5" w:themeColor="accent1" w:themeShade="BF"/>
          <w:sz w:val="26"/>
          <w:szCs w:val="26"/>
        </w:rPr>
      </w:pPr>
      <w:r>
        <w:br w:type="page"/>
      </w:r>
    </w:p>
    <w:p w:rsidR="00735EB6" w:rsidRDefault="00735EB6" w:rsidP="00C854C3">
      <w:pPr>
        <w:pStyle w:val="Heading2"/>
        <w:numPr>
          <w:ilvl w:val="0"/>
          <w:numId w:val="41"/>
        </w:numPr>
        <w:ind w:left="360"/>
      </w:pPr>
      <w:bookmarkStart w:id="37" w:name="_Toc27132511"/>
      <w:r>
        <w:lastRenderedPageBreak/>
        <w:t>Subscribe to download channels</w:t>
      </w:r>
      <w:bookmarkEnd w:id="37"/>
    </w:p>
    <w:p w:rsidR="00735EB6" w:rsidRPr="00735EB6" w:rsidRDefault="00735EB6" w:rsidP="00735EB6">
      <w:r>
        <w:t xml:space="preserve">Time: </w:t>
      </w:r>
      <w:r w:rsidR="00710C8B">
        <w:t>Depends up</w:t>
      </w:r>
      <w:r>
        <w:t xml:space="preserve">on download speed and number of </w:t>
      </w:r>
      <w:r w:rsidR="00EE0FBB">
        <w:t xml:space="preserve">subscribed </w:t>
      </w:r>
      <w:r>
        <w:t>channels</w:t>
      </w:r>
      <w:r w:rsidR="00710C8B">
        <w:t xml:space="preserve">.  </w:t>
      </w:r>
      <w:r w:rsidR="00557A50">
        <w:t xml:space="preserve">Around 60 mins for this example. </w:t>
      </w:r>
    </w:p>
    <w:p w:rsidR="00AD3F4F" w:rsidRDefault="00AD3F4F" w:rsidP="00735EB6">
      <w:pPr>
        <w:pStyle w:val="ListParagraph"/>
        <w:numPr>
          <w:ilvl w:val="0"/>
          <w:numId w:val="26"/>
        </w:numPr>
        <w:spacing w:before="120"/>
      </w:pPr>
      <w:r>
        <w:t xml:space="preserve">Navigate to Cloud Manager Dashboard </w:t>
      </w:r>
      <w:r>
        <w:sym w:font="Wingdings" w:char="F0E0"/>
      </w:r>
      <w:r>
        <w:t xml:space="preserve"> Repository </w:t>
      </w:r>
      <w:r>
        <w:sym w:font="Wingdings" w:char="F0E0"/>
      </w:r>
      <w:r>
        <w:t xml:space="preserve"> Download Subscriptions</w:t>
      </w:r>
    </w:p>
    <w:p w:rsidR="00AD3F4F" w:rsidRDefault="00AD3F4F" w:rsidP="00735EB6">
      <w:pPr>
        <w:pStyle w:val="ListParagraph"/>
        <w:numPr>
          <w:ilvl w:val="0"/>
          <w:numId w:val="26"/>
        </w:numPr>
        <w:spacing w:before="120"/>
      </w:pPr>
      <w:r>
        <w:t>Go to the Unsubscribed tab</w:t>
      </w:r>
    </w:p>
    <w:p w:rsidR="00AD3F4F" w:rsidRDefault="00AD3F4F" w:rsidP="00735EB6">
      <w:pPr>
        <w:pStyle w:val="ListParagraph"/>
        <w:numPr>
          <w:ilvl w:val="0"/>
          <w:numId w:val="26"/>
        </w:numPr>
        <w:spacing w:before="120"/>
      </w:pPr>
      <w:r>
        <w:t xml:space="preserve">On a download channel of your choice, click on related actions menu and click Subscribe. </w:t>
      </w:r>
      <w:proofErr w:type="spellStart"/>
      <w:r>
        <w:t>E.g</w:t>
      </w:r>
      <w:proofErr w:type="spellEnd"/>
      <w:r>
        <w:t xml:space="preserve">, HCM_92_Linux. </w:t>
      </w:r>
      <w:r w:rsidR="00955016">
        <w:t xml:space="preserve">Monitor the Logs page to check for progress. </w:t>
      </w:r>
    </w:p>
    <w:p w:rsidR="003E567B" w:rsidRPr="00F166CB" w:rsidRDefault="004258B3" w:rsidP="004258B3">
      <w:pPr>
        <w:ind w:left="360"/>
      </w:pPr>
      <w:r>
        <w:rPr>
          <w:noProof/>
        </w:rPr>
        <w:drawing>
          <wp:inline distT="0" distB="0" distL="0" distR="0" wp14:anchorId="6359DCB2" wp14:editId="097478CD">
            <wp:extent cx="4959752" cy="2010739"/>
            <wp:effectExtent l="19050" t="19050" r="12700" b="279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70533" cy="2015110"/>
                    </a:xfrm>
                    <a:prstGeom prst="rect">
                      <a:avLst/>
                    </a:prstGeom>
                    <a:noFill/>
                    <a:ln>
                      <a:solidFill>
                        <a:schemeClr val="accent1"/>
                      </a:solidFill>
                    </a:ln>
                  </pic:spPr>
                </pic:pic>
              </a:graphicData>
            </a:graphic>
          </wp:inline>
        </w:drawing>
      </w:r>
    </w:p>
    <w:p w:rsidR="00AA4943" w:rsidRDefault="00AA4943">
      <w:pPr>
        <w:rPr>
          <w:rFonts w:asciiTheme="majorHAnsi" w:eastAsiaTheme="majorEastAsia" w:hAnsiTheme="majorHAnsi" w:cstheme="majorBidi"/>
          <w:color w:val="2E74B5" w:themeColor="accent1" w:themeShade="BF"/>
          <w:sz w:val="26"/>
          <w:szCs w:val="26"/>
        </w:rPr>
      </w:pPr>
      <w:bookmarkStart w:id="38" w:name="_Review_and_update"/>
      <w:bookmarkEnd w:id="38"/>
      <w:r>
        <w:br w:type="page"/>
      </w:r>
    </w:p>
    <w:p w:rsidR="009B79C3" w:rsidRDefault="000A0FCD" w:rsidP="00C854C3">
      <w:pPr>
        <w:pStyle w:val="Heading2"/>
        <w:numPr>
          <w:ilvl w:val="0"/>
          <w:numId w:val="41"/>
        </w:numPr>
        <w:ind w:left="360"/>
      </w:pPr>
      <w:bookmarkStart w:id="39" w:name="_Toc27132512"/>
      <w:r>
        <w:lastRenderedPageBreak/>
        <w:t>Review and update a T</w:t>
      </w:r>
      <w:r w:rsidR="00FE1E0B">
        <w:t>opology</w:t>
      </w:r>
      <w:bookmarkEnd w:id="39"/>
    </w:p>
    <w:p w:rsidR="00735EB6" w:rsidRPr="00735EB6" w:rsidRDefault="00735EB6" w:rsidP="00735EB6">
      <w:r>
        <w:t>Time: 10 mins</w:t>
      </w:r>
    </w:p>
    <w:p w:rsidR="00AB6236" w:rsidRDefault="00AB6236" w:rsidP="00580A11">
      <w:pPr>
        <w:pStyle w:val="ListParagraph"/>
        <w:numPr>
          <w:ilvl w:val="0"/>
          <w:numId w:val="35"/>
        </w:numPr>
        <w:spacing w:before="120"/>
      </w:pPr>
      <w:r>
        <w:t xml:space="preserve">Navigate to Dashboard | Topology | PUM Fulltier topology. </w:t>
      </w:r>
      <w:r w:rsidR="000A0FCD">
        <w:t xml:space="preserve">This topology will be used to create a new environment. </w:t>
      </w:r>
    </w:p>
    <w:p w:rsidR="000A0FCD" w:rsidRDefault="004258B3" w:rsidP="00580A11">
      <w:pPr>
        <w:ind w:left="360"/>
      </w:pPr>
      <w:r>
        <w:rPr>
          <w:noProof/>
        </w:rPr>
        <w:drawing>
          <wp:inline distT="0" distB="0" distL="0" distR="0" wp14:anchorId="0D077C9C" wp14:editId="734416C7">
            <wp:extent cx="5037710" cy="2575368"/>
            <wp:effectExtent l="19050" t="19050" r="10795" b="158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634" cy="2590666"/>
                    </a:xfrm>
                    <a:prstGeom prst="rect">
                      <a:avLst/>
                    </a:prstGeom>
                    <a:noFill/>
                    <a:ln>
                      <a:solidFill>
                        <a:schemeClr val="accent1"/>
                      </a:solidFill>
                    </a:ln>
                  </pic:spPr>
                </pic:pic>
              </a:graphicData>
            </a:graphic>
          </wp:inline>
        </w:drawing>
      </w:r>
    </w:p>
    <w:p w:rsidR="00AB6236" w:rsidRPr="00AF4C3F" w:rsidRDefault="00AB6236" w:rsidP="00580A11">
      <w:pPr>
        <w:pStyle w:val="ListParagraph"/>
        <w:numPr>
          <w:ilvl w:val="0"/>
          <w:numId w:val="35"/>
        </w:numPr>
      </w:pPr>
      <w:r w:rsidRPr="00AF4C3F">
        <w:t>Review the nodes and update the Shapes.  Click Full Tier node and select a shape</w:t>
      </w:r>
      <w:r w:rsidR="00E65A6F" w:rsidRPr="00AF4C3F">
        <w:t xml:space="preserve"> that</w:t>
      </w:r>
      <w:r w:rsidR="00354411" w:rsidRPr="00AF4C3F">
        <w:t xml:space="preserve"> is available in your AD 2</w:t>
      </w:r>
      <w:r w:rsidRPr="00AF4C3F">
        <w:t xml:space="preserve">. </w:t>
      </w:r>
      <w:r w:rsidR="00E65A6F" w:rsidRPr="00AF4C3F">
        <w:t>I</w:t>
      </w:r>
      <w:r w:rsidR="00354411" w:rsidRPr="00AF4C3F">
        <w:t>n this case, select VM.Standard</w:t>
      </w:r>
      <w:r w:rsidR="00E65A6F" w:rsidRPr="00AF4C3F">
        <w:t>2.</w:t>
      </w:r>
      <w:r w:rsidR="00354411" w:rsidRPr="00AF4C3F">
        <w:t>1 or VM.Standard2.2</w:t>
      </w:r>
      <w:r w:rsidR="00E65A6F" w:rsidRPr="00AF4C3F">
        <w:t>.</w:t>
      </w:r>
      <w:r w:rsidR="009F2E42">
        <w:t xml:space="preserve"> Review the available shapes in your AD as explained in </w:t>
      </w:r>
      <w:hyperlink w:anchor="_Appendix_A_–" w:history="1">
        <w:r w:rsidR="009F2E42" w:rsidRPr="009F2E42">
          <w:rPr>
            <w:rStyle w:val="Hyperlink"/>
          </w:rPr>
          <w:t>Appendix A</w:t>
        </w:r>
      </w:hyperlink>
      <w:r w:rsidR="009F2E42">
        <w:t xml:space="preserve">. </w:t>
      </w:r>
    </w:p>
    <w:p w:rsidR="009823C7" w:rsidRDefault="00354411" w:rsidP="00580A11">
      <w:pPr>
        <w:ind w:left="360"/>
      </w:pPr>
      <w:r>
        <w:rPr>
          <w:noProof/>
        </w:rPr>
        <w:drawing>
          <wp:inline distT="0" distB="0" distL="0" distR="0" wp14:anchorId="162AD3A5" wp14:editId="04062475">
            <wp:extent cx="5092860" cy="3693956"/>
            <wp:effectExtent l="19050" t="19050" r="1270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3652" cy="3716290"/>
                    </a:xfrm>
                    <a:prstGeom prst="rect">
                      <a:avLst/>
                    </a:prstGeom>
                    <a:ln>
                      <a:solidFill>
                        <a:schemeClr val="accent1"/>
                      </a:solidFill>
                    </a:ln>
                  </pic:spPr>
                </pic:pic>
              </a:graphicData>
            </a:graphic>
          </wp:inline>
        </w:drawing>
      </w:r>
      <w:r w:rsidR="00AB6236">
        <w:t xml:space="preserve"> </w:t>
      </w:r>
    </w:p>
    <w:p w:rsidR="0010036B" w:rsidRDefault="005C72F6" w:rsidP="00580A11">
      <w:pPr>
        <w:pStyle w:val="ListParagraph"/>
        <w:numPr>
          <w:ilvl w:val="0"/>
          <w:numId w:val="35"/>
        </w:numPr>
      </w:pPr>
      <w:r>
        <w:lastRenderedPageBreak/>
        <w:t>D</w:t>
      </w:r>
      <w:r w:rsidR="0010036B">
        <w:t>elete the Windows node from the topology. Click ‘Delete’ on the page shown below</w:t>
      </w:r>
      <w:r w:rsidR="0062760A">
        <w:t xml:space="preserve"> and save the topology</w:t>
      </w:r>
      <w:r w:rsidR="0010036B">
        <w:t xml:space="preserve">. </w:t>
      </w:r>
    </w:p>
    <w:p w:rsidR="00AB6236" w:rsidRDefault="00FE636F" w:rsidP="00580A11">
      <w:pPr>
        <w:ind w:left="360"/>
      </w:pPr>
      <w:r>
        <w:rPr>
          <w:noProof/>
        </w:rPr>
        <w:drawing>
          <wp:inline distT="0" distB="0" distL="0" distR="0" wp14:anchorId="7AB142DD" wp14:editId="7D5F187C">
            <wp:extent cx="4861367" cy="3527975"/>
            <wp:effectExtent l="19050" t="19050" r="1587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7773" cy="3547139"/>
                    </a:xfrm>
                    <a:prstGeom prst="rect">
                      <a:avLst/>
                    </a:prstGeom>
                    <a:noFill/>
                    <a:ln>
                      <a:solidFill>
                        <a:schemeClr val="accent1"/>
                      </a:solidFill>
                    </a:ln>
                  </pic:spPr>
                </pic:pic>
              </a:graphicData>
            </a:graphic>
          </wp:inline>
        </w:drawing>
      </w:r>
    </w:p>
    <w:p w:rsidR="00AB6236" w:rsidRDefault="000A0FCD" w:rsidP="00580A11">
      <w:pPr>
        <w:pStyle w:val="ListParagraph"/>
        <w:numPr>
          <w:ilvl w:val="0"/>
          <w:numId w:val="35"/>
        </w:numPr>
      </w:pPr>
      <w:r>
        <w:t xml:space="preserve">When you are ready, </w:t>
      </w:r>
      <w:r w:rsidR="00AB6236">
        <w:t xml:space="preserve">Click Save. </w:t>
      </w:r>
      <w:r>
        <w:t xml:space="preserve">The topology should now look as shown below. </w:t>
      </w:r>
    </w:p>
    <w:p w:rsidR="00AB6236" w:rsidRDefault="000A036F" w:rsidP="00580A11">
      <w:pPr>
        <w:ind w:left="360"/>
      </w:pPr>
      <w:r>
        <w:rPr>
          <w:noProof/>
        </w:rPr>
        <w:drawing>
          <wp:inline distT="0" distB="0" distL="0" distR="0" wp14:anchorId="443B4528" wp14:editId="30D8EFF7">
            <wp:extent cx="4907666" cy="3558712"/>
            <wp:effectExtent l="19050" t="19050" r="2667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29104" cy="3574257"/>
                    </a:xfrm>
                    <a:prstGeom prst="rect">
                      <a:avLst/>
                    </a:prstGeom>
                    <a:noFill/>
                    <a:ln>
                      <a:solidFill>
                        <a:schemeClr val="accent1"/>
                      </a:solidFill>
                    </a:ln>
                  </pic:spPr>
                </pic:pic>
              </a:graphicData>
            </a:graphic>
          </wp:inline>
        </w:drawing>
      </w:r>
    </w:p>
    <w:p w:rsidR="00AB6236" w:rsidRDefault="000A0FCD" w:rsidP="00C854C3">
      <w:pPr>
        <w:pStyle w:val="Heading2"/>
        <w:numPr>
          <w:ilvl w:val="0"/>
          <w:numId w:val="41"/>
        </w:numPr>
        <w:ind w:left="360"/>
      </w:pPr>
      <w:bookmarkStart w:id="40" w:name="_Create_a_new"/>
      <w:bookmarkStart w:id="41" w:name="_Toc27132513"/>
      <w:bookmarkEnd w:id="40"/>
      <w:r>
        <w:lastRenderedPageBreak/>
        <w:t>Create a new</w:t>
      </w:r>
      <w:r w:rsidR="00AB6236">
        <w:t xml:space="preserve"> </w:t>
      </w:r>
      <w:r>
        <w:t>Environment T</w:t>
      </w:r>
      <w:r w:rsidR="00AB6236">
        <w:t>emplate</w:t>
      </w:r>
      <w:bookmarkEnd w:id="41"/>
      <w:r w:rsidR="00AB6236">
        <w:t xml:space="preserve"> </w:t>
      </w:r>
    </w:p>
    <w:p w:rsidR="00735EB6" w:rsidRPr="00735EB6" w:rsidRDefault="00735EB6" w:rsidP="00735EB6">
      <w:r>
        <w:t>Time: 10 mins</w:t>
      </w:r>
    </w:p>
    <w:p w:rsidR="00AB6236" w:rsidRDefault="00AB6236" w:rsidP="00580A11">
      <w:pPr>
        <w:pStyle w:val="ListParagraph"/>
        <w:numPr>
          <w:ilvl w:val="0"/>
          <w:numId w:val="36"/>
        </w:numPr>
        <w:spacing w:before="120"/>
      </w:pPr>
      <w:r>
        <w:t xml:space="preserve">Navigate to Dashboard | Environment Template.  Click Add New Template button. Provide below details and click Next. </w:t>
      </w:r>
    </w:p>
    <w:tbl>
      <w:tblPr>
        <w:tblStyle w:val="TableGridLight"/>
        <w:tblW w:w="0" w:type="auto"/>
        <w:tblInd w:w="355" w:type="dxa"/>
        <w:tblLook w:val="04A0" w:firstRow="1" w:lastRow="0" w:firstColumn="1" w:lastColumn="0" w:noHBand="0" w:noVBand="1"/>
      </w:tblPr>
      <w:tblGrid>
        <w:gridCol w:w="2610"/>
        <w:gridCol w:w="6385"/>
      </w:tblGrid>
      <w:tr w:rsidR="00AB6236" w:rsidTr="00580A11">
        <w:tc>
          <w:tcPr>
            <w:tcW w:w="2610" w:type="dxa"/>
          </w:tcPr>
          <w:p w:rsidR="00AB6236" w:rsidRDefault="00AB6236" w:rsidP="00AB6236">
            <w:r>
              <w:t>Name</w:t>
            </w:r>
          </w:p>
        </w:tc>
        <w:tc>
          <w:tcPr>
            <w:tcW w:w="6385" w:type="dxa"/>
          </w:tcPr>
          <w:p w:rsidR="00AB6236" w:rsidRDefault="00AB6236" w:rsidP="00AB6236">
            <w:r>
              <w:t>MYPUM</w:t>
            </w:r>
          </w:p>
        </w:tc>
      </w:tr>
      <w:tr w:rsidR="00AB6236" w:rsidTr="00580A11">
        <w:tc>
          <w:tcPr>
            <w:tcW w:w="2610" w:type="dxa"/>
          </w:tcPr>
          <w:p w:rsidR="00AB6236" w:rsidRDefault="00AB6236" w:rsidP="00AB6236">
            <w:r>
              <w:t>Description</w:t>
            </w:r>
          </w:p>
        </w:tc>
        <w:tc>
          <w:tcPr>
            <w:tcW w:w="6385" w:type="dxa"/>
          </w:tcPr>
          <w:p w:rsidR="00AB6236" w:rsidRDefault="00AB6236" w:rsidP="00AB6236">
            <w:r w:rsidRPr="00AB6236">
              <w:t>Test a PUM image</w:t>
            </w:r>
          </w:p>
        </w:tc>
      </w:tr>
      <w:tr w:rsidR="00AB6236" w:rsidTr="00580A11">
        <w:tc>
          <w:tcPr>
            <w:tcW w:w="2610" w:type="dxa"/>
          </w:tcPr>
          <w:p w:rsidR="00AB6236" w:rsidRDefault="00AB6236" w:rsidP="00AB6236">
            <w:r>
              <w:t>Database</w:t>
            </w:r>
          </w:p>
        </w:tc>
        <w:tc>
          <w:tcPr>
            <w:tcW w:w="6385" w:type="dxa"/>
          </w:tcPr>
          <w:p w:rsidR="00AB6236" w:rsidRPr="00AB6236" w:rsidRDefault="00AB6236" w:rsidP="00AB6236">
            <w:r>
              <w:t xml:space="preserve">Click on Search icon and select </w:t>
            </w:r>
            <w:r w:rsidR="005A2268">
              <w:t xml:space="preserve">a downloaded DPK.  For example. </w:t>
            </w:r>
            <w:r w:rsidRPr="005A2268">
              <w:t>PEOPLESOFT HCM UPDATE IMAGE 9.2.030 - NATIVE OS</w:t>
            </w:r>
          </w:p>
        </w:tc>
      </w:tr>
    </w:tbl>
    <w:p w:rsidR="00AB6236" w:rsidRDefault="00AB6236" w:rsidP="00AB6236"/>
    <w:p w:rsidR="00AB6236" w:rsidRDefault="00AB6236" w:rsidP="00580A11">
      <w:pPr>
        <w:ind w:left="360"/>
      </w:pPr>
      <w:r>
        <w:rPr>
          <w:noProof/>
        </w:rPr>
        <w:drawing>
          <wp:inline distT="0" distB="0" distL="0" distR="0" wp14:anchorId="0D7AA7CE" wp14:editId="358451D8">
            <wp:extent cx="5124450" cy="3716869"/>
            <wp:effectExtent l="19050" t="19050" r="1905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1835" cy="3722225"/>
                    </a:xfrm>
                    <a:prstGeom prst="rect">
                      <a:avLst/>
                    </a:prstGeom>
                    <a:ln>
                      <a:solidFill>
                        <a:schemeClr val="accent1"/>
                      </a:solidFill>
                    </a:ln>
                  </pic:spPr>
                </pic:pic>
              </a:graphicData>
            </a:graphic>
          </wp:inline>
        </w:drawing>
      </w:r>
    </w:p>
    <w:p w:rsidR="00AB6236" w:rsidRDefault="00AB6236" w:rsidP="00580A11">
      <w:pPr>
        <w:pStyle w:val="ListParagraph"/>
        <w:numPr>
          <w:ilvl w:val="0"/>
          <w:numId w:val="36"/>
        </w:numPr>
      </w:pPr>
      <w:r>
        <w:t>On Select Topology page, click on search icon to search for a topology and select the PUM Fulltier topology.</w:t>
      </w:r>
    </w:p>
    <w:p w:rsidR="00AB6236" w:rsidRDefault="00AB6236" w:rsidP="00580A11">
      <w:pPr>
        <w:ind w:left="360"/>
      </w:pPr>
      <w:r>
        <w:rPr>
          <w:noProof/>
        </w:rPr>
        <w:lastRenderedPageBreak/>
        <w:drawing>
          <wp:inline distT="0" distB="0" distL="0" distR="0" wp14:anchorId="3044944D" wp14:editId="51FA16BA">
            <wp:extent cx="5105400" cy="3703052"/>
            <wp:effectExtent l="19050" t="19050" r="1905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1762" cy="3707666"/>
                    </a:xfrm>
                    <a:prstGeom prst="rect">
                      <a:avLst/>
                    </a:prstGeom>
                    <a:ln>
                      <a:solidFill>
                        <a:schemeClr val="accent1"/>
                      </a:solidFill>
                    </a:ln>
                  </pic:spPr>
                </pic:pic>
              </a:graphicData>
            </a:graphic>
          </wp:inline>
        </w:drawing>
      </w:r>
    </w:p>
    <w:p w:rsidR="00AB6236" w:rsidRDefault="00AB6236" w:rsidP="00580A11">
      <w:pPr>
        <w:pStyle w:val="ListParagraph"/>
        <w:numPr>
          <w:ilvl w:val="0"/>
          <w:numId w:val="36"/>
        </w:numPr>
      </w:pPr>
      <w:r>
        <w:t xml:space="preserve">Expand the Custom Attributes and select the PUM Fulltier topology and click Edit Custom Attributes. </w:t>
      </w:r>
    </w:p>
    <w:p w:rsidR="00AB6236" w:rsidRDefault="005C72F6" w:rsidP="00580A11">
      <w:pPr>
        <w:ind w:left="360"/>
      </w:pPr>
      <w:r>
        <w:rPr>
          <w:noProof/>
        </w:rPr>
        <w:drawing>
          <wp:inline distT="0" distB="0" distL="0" distR="0" wp14:anchorId="0246C5BA" wp14:editId="701C101D">
            <wp:extent cx="4796898" cy="3479800"/>
            <wp:effectExtent l="19050" t="19050" r="2286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8681" cy="3488348"/>
                    </a:xfrm>
                    <a:prstGeom prst="rect">
                      <a:avLst/>
                    </a:prstGeom>
                    <a:noFill/>
                    <a:ln>
                      <a:solidFill>
                        <a:schemeClr val="accent1"/>
                      </a:solidFill>
                    </a:ln>
                  </pic:spPr>
                </pic:pic>
              </a:graphicData>
            </a:graphic>
          </wp:inline>
        </w:drawing>
      </w:r>
    </w:p>
    <w:p w:rsidR="00741A87" w:rsidRDefault="00741A87" w:rsidP="00580A11">
      <w:pPr>
        <w:pStyle w:val="ListParagraph"/>
        <w:numPr>
          <w:ilvl w:val="0"/>
          <w:numId w:val="36"/>
        </w:numPr>
      </w:pPr>
      <w:r>
        <w:t xml:space="preserve">Expand the Region and Availability Domains section.  Select the Region and Availability Domain in which Cloud Manager </w:t>
      </w:r>
      <w:r w:rsidR="002845FE">
        <w:t xml:space="preserve">instance </w:t>
      </w:r>
      <w:r>
        <w:t>is</w:t>
      </w:r>
      <w:r w:rsidR="00657F89">
        <w:t xml:space="preserve"> not</w:t>
      </w:r>
      <w:r>
        <w:t xml:space="preserve"> deployed. </w:t>
      </w:r>
      <w:r w:rsidR="00657F89">
        <w:t xml:space="preserve">Refer Appendix A to </w:t>
      </w:r>
      <w:r w:rsidR="001A53BA">
        <w:t xml:space="preserve">review tenancy service limits </w:t>
      </w:r>
      <w:r w:rsidR="001A53BA">
        <w:lastRenderedPageBreak/>
        <w:t xml:space="preserve">and </w:t>
      </w:r>
      <w:r w:rsidR="00657F89">
        <w:t xml:space="preserve">find the AD which has the required shape available for provisioning. In this exercise, for trial accounts, AD 2 should have the required shapes. Also refer to Appendix C for network topology. </w:t>
      </w:r>
    </w:p>
    <w:p w:rsidR="00A43DD7" w:rsidRDefault="003E4900" w:rsidP="00580A11">
      <w:pPr>
        <w:ind w:left="360"/>
      </w:pPr>
      <w:r>
        <w:rPr>
          <w:noProof/>
        </w:rPr>
        <w:drawing>
          <wp:inline distT="0" distB="0" distL="0" distR="0" wp14:anchorId="7FA3146E" wp14:editId="2E53C675">
            <wp:extent cx="4828352" cy="3501342"/>
            <wp:effectExtent l="19050" t="19050" r="10795" b="234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2732" cy="3511770"/>
                    </a:xfrm>
                    <a:prstGeom prst="rect">
                      <a:avLst/>
                    </a:prstGeom>
                    <a:noFill/>
                    <a:ln>
                      <a:solidFill>
                        <a:schemeClr val="accent1"/>
                      </a:solidFill>
                    </a:ln>
                  </pic:spPr>
                </pic:pic>
              </a:graphicData>
            </a:graphic>
          </wp:inline>
        </w:drawing>
      </w:r>
    </w:p>
    <w:p w:rsidR="00657F89" w:rsidRPr="003E7543" w:rsidRDefault="00657F89" w:rsidP="00657F89">
      <w:pPr>
        <w:ind w:left="360"/>
        <w:rPr>
          <w:rStyle w:val="Hyperlink"/>
          <w:b/>
          <w:bCs/>
          <w:color w:val="auto"/>
          <w:u w:val="none"/>
        </w:rPr>
      </w:pPr>
      <w:r w:rsidRPr="003E7543">
        <w:rPr>
          <w:b/>
        </w:rPr>
        <w:t>Regional and Availability Domains</w:t>
      </w:r>
    </w:p>
    <w:tbl>
      <w:tblPr>
        <w:tblStyle w:val="TableGridLight"/>
        <w:tblW w:w="9000" w:type="dxa"/>
        <w:tblInd w:w="355" w:type="dxa"/>
        <w:tblLayout w:type="fixed"/>
        <w:tblLook w:val="04A0" w:firstRow="1" w:lastRow="0" w:firstColumn="1" w:lastColumn="0" w:noHBand="0" w:noVBand="1"/>
      </w:tblPr>
      <w:tblGrid>
        <w:gridCol w:w="468"/>
        <w:gridCol w:w="3313"/>
        <w:gridCol w:w="5219"/>
      </w:tblGrid>
      <w:tr w:rsidR="00657F89" w:rsidRPr="00D41C4D" w:rsidTr="00846600">
        <w:tc>
          <w:tcPr>
            <w:tcW w:w="468" w:type="dxa"/>
            <w:hideMark/>
          </w:tcPr>
          <w:p w:rsidR="00657F89" w:rsidRPr="00D41C4D" w:rsidRDefault="00657F89" w:rsidP="00846600">
            <w:pPr>
              <w:rPr>
                <w:rStyle w:val="psbox-value"/>
              </w:rPr>
            </w:pPr>
            <w:r w:rsidRPr="00D41C4D">
              <w:rPr>
                <w:rStyle w:val="psbox-value"/>
              </w:rPr>
              <w:t>1</w:t>
            </w:r>
          </w:p>
        </w:tc>
        <w:tc>
          <w:tcPr>
            <w:tcW w:w="3313" w:type="dxa"/>
            <w:hideMark/>
          </w:tcPr>
          <w:p w:rsidR="00657F89" w:rsidRPr="00D41C4D" w:rsidRDefault="00657F89" w:rsidP="00846600">
            <w:pPr>
              <w:rPr>
                <w:rStyle w:val="psbox-value"/>
              </w:rPr>
            </w:pPr>
            <w:r>
              <w:rPr>
                <w:rStyle w:val="psbox-value"/>
              </w:rPr>
              <w:t>Region</w:t>
            </w:r>
          </w:p>
        </w:tc>
        <w:tc>
          <w:tcPr>
            <w:tcW w:w="5219" w:type="dxa"/>
            <w:hideMark/>
          </w:tcPr>
          <w:p w:rsidR="00657F89" w:rsidRPr="00D41C4D" w:rsidRDefault="00657F89" w:rsidP="00846600">
            <w:pPr>
              <w:ind w:right="-2088"/>
              <w:rPr>
                <w:rStyle w:val="psbox-value"/>
              </w:rPr>
            </w:pPr>
            <w:r>
              <w:rPr>
                <w:rStyle w:val="psbox-value"/>
              </w:rPr>
              <w:t>us-ashburn-1</w:t>
            </w:r>
          </w:p>
        </w:tc>
      </w:tr>
      <w:tr w:rsidR="00657F89" w:rsidRPr="00D41C4D" w:rsidTr="00846600">
        <w:tc>
          <w:tcPr>
            <w:tcW w:w="468" w:type="dxa"/>
            <w:hideMark/>
          </w:tcPr>
          <w:p w:rsidR="00657F89" w:rsidRPr="00D41C4D" w:rsidRDefault="00657F89" w:rsidP="00846600">
            <w:pPr>
              <w:rPr>
                <w:rStyle w:val="psbox-value"/>
              </w:rPr>
            </w:pPr>
            <w:r w:rsidRPr="00D41C4D">
              <w:rPr>
                <w:rStyle w:val="psbox-value"/>
              </w:rPr>
              <w:t>2</w:t>
            </w:r>
          </w:p>
        </w:tc>
        <w:tc>
          <w:tcPr>
            <w:tcW w:w="3313" w:type="dxa"/>
            <w:hideMark/>
          </w:tcPr>
          <w:p w:rsidR="00657F89" w:rsidRPr="00D41C4D" w:rsidRDefault="00657F89" w:rsidP="00846600">
            <w:pPr>
              <w:rPr>
                <w:rStyle w:val="psbox-value"/>
              </w:rPr>
            </w:pPr>
            <w:r>
              <w:rPr>
                <w:rStyle w:val="psbox-value"/>
              </w:rPr>
              <w:t>Primary Availability Domain</w:t>
            </w:r>
          </w:p>
        </w:tc>
        <w:tc>
          <w:tcPr>
            <w:tcW w:w="5219" w:type="dxa"/>
            <w:hideMark/>
          </w:tcPr>
          <w:p w:rsidR="00657F89" w:rsidRDefault="00657F89" w:rsidP="00846600">
            <w:pPr>
              <w:rPr>
                <w:rStyle w:val="psbox-value"/>
              </w:rPr>
            </w:pPr>
            <w:r>
              <w:rPr>
                <w:rStyle w:val="psbox-value"/>
              </w:rPr>
              <w:t xml:space="preserve">evQs:US-ASHBURN-AD-2 </w:t>
            </w:r>
          </w:p>
          <w:p w:rsidR="00657F89" w:rsidRPr="00D41C4D" w:rsidRDefault="00657F89" w:rsidP="004D244A">
            <w:pPr>
              <w:rPr>
                <w:rStyle w:val="psbox-value"/>
              </w:rPr>
            </w:pPr>
            <w:r w:rsidRPr="000A036F">
              <w:rPr>
                <w:rStyle w:val="psbox-value"/>
                <w:b/>
              </w:rPr>
              <w:t>(Select an AD</w:t>
            </w:r>
            <w:r w:rsidR="004D244A">
              <w:rPr>
                <w:rStyle w:val="psbox-value"/>
                <w:b/>
              </w:rPr>
              <w:t xml:space="preserve"> 2, where shapes are available for use</w:t>
            </w:r>
            <w:r w:rsidRPr="000A036F">
              <w:rPr>
                <w:b/>
              </w:rPr>
              <w:t>)</w:t>
            </w:r>
          </w:p>
        </w:tc>
      </w:tr>
      <w:tr w:rsidR="00657F89" w:rsidRPr="00D41C4D" w:rsidTr="00846600">
        <w:tc>
          <w:tcPr>
            <w:tcW w:w="468" w:type="dxa"/>
          </w:tcPr>
          <w:p w:rsidR="00657F89" w:rsidRPr="00D41C4D" w:rsidRDefault="00657F89" w:rsidP="00846600">
            <w:pPr>
              <w:rPr>
                <w:rStyle w:val="psbox-value"/>
              </w:rPr>
            </w:pPr>
            <w:r>
              <w:rPr>
                <w:rStyle w:val="psbox-value"/>
              </w:rPr>
              <w:t>3</w:t>
            </w:r>
          </w:p>
        </w:tc>
        <w:tc>
          <w:tcPr>
            <w:tcW w:w="3313" w:type="dxa"/>
          </w:tcPr>
          <w:p w:rsidR="00657F89" w:rsidRPr="00D41C4D" w:rsidRDefault="00657F89" w:rsidP="00846600">
            <w:pPr>
              <w:rPr>
                <w:rStyle w:val="psbox-value"/>
              </w:rPr>
            </w:pPr>
            <w:r>
              <w:rPr>
                <w:rStyle w:val="psbox-value"/>
              </w:rPr>
              <w:t>Compartment</w:t>
            </w:r>
          </w:p>
        </w:tc>
        <w:tc>
          <w:tcPr>
            <w:tcW w:w="5219" w:type="dxa"/>
          </w:tcPr>
          <w:p w:rsidR="00657F89" w:rsidRPr="00D41C4D" w:rsidRDefault="00657F89" w:rsidP="00846600">
            <w:pPr>
              <w:rPr>
                <w:rStyle w:val="psbox-value"/>
              </w:rPr>
            </w:pPr>
            <w:proofErr w:type="spellStart"/>
            <w:r w:rsidRPr="00B545DA">
              <w:rPr>
                <w:rStyle w:val="psbox-value"/>
              </w:rPr>
              <w:t>PSFT_La</w:t>
            </w:r>
            <w:r>
              <w:rPr>
                <w:rStyle w:val="psbox-value"/>
              </w:rPr>
              <w:t>b</w:t>
            </w:r>
            <w:proofErr w:type="spellEnd"/>
          </w:p>
        </w:tc>
      </w:tr>
      <w:tr w:rsidR="00657F89" w:rsidRPr="00D41C4D" w:rsidTr="00846600">
        <w:tc>
          <w:tcPr>
            <w:tcW w:w="468" w:type="dxa"/>
          </w:tcPr>
          <w:p w:rsidR="00657F89" w:rsidRPr="00D41C4D" w:rsidRDefault="00657F89" w:rsidP="00846600">
            <w:pPr>
              <w:rPr>
                <w:rStyle w:val="psbox-value"/>
              </w:rPr>
            </w:pPr>
            <w:r>
              <w:rPr>
                <w:rStyle w:val="psbox-value"/>
              </w:rPr>
              <w:t>4</w:t>
            </w:r>
          </w:p>
        </w:tc>
        <w:tc>
          <w:tcPr>
            <w:tcW w:w="3313" w:type="dxa"/>
          </w:tcPr>
          <w:p w:rsidR="00657F89" w:rsidRPr="00D41C4D" w:rsidRDefault="00657F89" w:rsidP="00846600">
            <w:pPr>
              <w:rPr>
                <w:rStyle w:val="psbox-value"/>
              </w:rPr>
            </w:pPr>
            <w:r>
              <w:rPr>
                <w:rStyle w:val="psbox-value"/>
              </w:rPr>
              <w:t>Virtual Cloud Network</w:t>
            </w:r>
          </w:p>
        </w:tc>
        <w:tc>
          <w:tcPr>
            <w:tcW w:w="5219" w:type="dxa"/>
          </w:tcPr>
          <w:p w:rsidR="00657F89" w:rsidRPr="00D41C4D" w:rsidRDefault="00AA4943" w:rsidP="00846600">
            <w:pPr>
              <w:rPr>
                <w:rStyle w:val="psbox-value"/>
              </w:rPr>
            </w:pPr>
            <w:proofErr w:type="spellStart"/>
            <w:r w:rsidRPr="00B545DA">
              <w:rPr>
                <w:rStyle w:val="psbox-value"/>
              </w:rPr>
              <w:t>L</w:t>
            </w:r>
            <w:r w:rsidR="00657F89" w:rsidRPr="00B545DA">
              <w:rPr>
                <w:rStyle w:val="psbox-value"/>
              </w:rPr>
              <w:t>abnet</w:t>
            </w:r>
            <w:proofErr w:type="spellEnd"/>
          </w:p>
        </w:tc>
      </w:tr>
    </w:tbl>
    <w:p w:rsidR="00657F89" w:rsidRDefault="00657F89" w:rsidP="00657F89">
      <w:pPr>
        <w:pStyle w:val="ListParagraph"/>
        <w:ind w:left="360"/>
      </w:pPr>
    </w:p>
    <w:p w:rsidR="00657F89" w:rsidRDefault="00657F89" w:rsidP="00657F89">
      <w:pPr>
        <w:pStyle w:val="ListParagraph"/>
        <w:ind w:left="360"/>
      </w:pPr>
    </w:p>
    <w:p w:rsidR="00D35E17" w:rsidRDefault="00D35E17" w:rsidP="00580A11">
      <w:pPr>
        <w:pStyle w:val="ListParagraph"/>
        <w:numPr>
          <w:ilvl w:val="0"/>
          <w:numId w:val="36"/>
        </w:numPr>
      </w:pPr>
      <w:r>
        <w:t xml:space="preserve">Expand each of the sub-sections under Full Tier and PeopleSoft Client and provide inputs. The defaults for many parameters can be changed optionally.  </w:t>
      </w:r>
    </w:p>
    <w:p w:rsidR="003E7543" w:rsidRPr="00CE01A2" w:rsidRDefault="00A32A0D" w:rsidP="00580A11">
      <w:pPr>
        <w:ind w:left="360"/>
        <w:rPr>
          <w:b/>
          <w:bCs/>
        </w:rPr>
      </w:pPr>
      <w:hyperlink r:id="rId40" w:history="1">
        <w:r w:rsidR="003E7543" w:rsidRPr="00580A11">
          <w:rPr>
            <w:rStyle w:val="Hyperlink"/>
            <w:b/>
            <w:bCs/>
            <w:color w:val="auto"/>
            <w:u w:val="none"/>
          </w:rPr>
          <w:t>Full</w:t>
        </w:r>
        <w:r w:rsidR="003E7543" w:rsidRPr="00CE01A2">
          <w:rPr>
            <w:rStyle w:val="Hyperlink"/>
            <w:b/>
            <w:bCs/>
            <w:color w:val="auto"/>
            <w:u w:val="none"/>
          </w:rPr>
          <w:t xml:space="preserve"> Tier</w:t>
        </w:r>
      </w:hyperlink>
      <w:r w:rsidR="003E7543" w:rsidRPr="00CE01A2">
        <w:rPr>
          <w:b/>
        </w:rPr>
        <w:t xml:space="preserve"> | </w:t>
      </w:r>
      <w:hyperlink r:id="rId41" w:history="1">
        <w:r w:rsidR="003E7543" w:rsidRPr="00CE01A2">
          <w:rPr>
            <w:rStyle w:val="Hyperlink"/>
            <w:b/>
            <w:bCs/>
            <w:color w:val="auto"/>
            <w:u w:val="none"/>
          </w:rPr>
          <w:t>General Settings</w:t>
        </w:r>
      </w:hyperlink>
    </w:p>
    <w:tbl>
      <w:tblPr>
        <w:tblStyle w:val="TableGridLight"/>
        <w:tblW w:w="0" w:type="auto"/>
        <w:tblInd w:w="355" w:type="dxa"/>
        <w:tblLayout w:type="fixed"/>
        <w:tblLook w:val="04A0" w:firstRow="1" w:lastRow="0" w:firstColumn="1" w:lastColumn="0" w:noHBand="0" w:noVBand="1"/>
      </w:tblPr>
      <w:tblGrid>
        <w:gridCol w:w="699"/>
        <w:gridCol w:w="3313"/>
        <w:gridCol w:w="3044"/>
      </w:tblGrid>
      <w:tr w:rsidR="00D35E17" w:rsidRPr="00D35E17" w:rsidTr="00580A11">
        <w:tc>
          <w:tcPr>
            <w:tcW w:w="699" w:type="dxa"/>
            <w:hideMark/>
          </w:tcPr>
          <w:p w:rsidR="00D35E17" w:rsidRPr="00D41C4D" w:rsidRDefault="00D35E17" w:rsidP="00D41C4D">
            <w:pPr>
              <w:rPr>
                <w:rStyle w:val="psbox-value"/>
              </w:rPr>
            </w:pPr>
            <w:r w:rsidRPr="00D41C4D">
              <w:rPr>
                <w:rStyle w:val="psbox-value"/>
              </w:rPr>
              <w:t>1</w:t>
            </w:r>
          </w:p>
        </w:tc>
        <w:tc>
          <w:tcPr>
            <w:tcW w:w="3313" w:type="dxa"/>
            <w:hideMark/>
          </w:tcPr>
          <w:p w:rsidR="00D35E17" w:rsidRPr="00D41C4D" w:rsidRDefault="00D35E17" w:rsidP="00D41C4D">
            <w:pPr>
              <w:rPr>
                <w:rStyle w:val="psbox-value"/>
              </w:rPr>
            </w:pPr>
            <w:r w:rsidRPr="00D41C4D">
              <w:rPr>
                <w:rStyle w:val="psbox-value"/>
              </w:rPr>
              <w:t xml:space="preserve">PeopleSoft Deployment Path </w:t>
            </w:r>
          </w:p>
        </w:tc>
        <w:tc>
          <w:tcPr>
            <w:tcW w:w="3044" w:type="dxa"/>
            <w:hideMark/>
          </w:tcPr>
          <w:p w:rsidR="00D35E17" w:rsidRPr="00D41C4D" w:rsidRDefault="00D35E17" w:rsidP="00D41C4D">
            <w:pPr>
              <w:ind w:right="-2088"/>
              <w:rPr>
                <w:rStyle w:val="psbox-value"/>
              </w:rPr>
            </w:pPr>
            <w:r w:rsidRPr="00D41C4D">
              <w:rPr>
                <w:rStyle w:val="psbox-value"/>
              </w:rPr>
              <w:t>/u01/app/oracle/product</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2</w:t>
            </w:r>
          </w:p>
        </w:tc>
        <w:tc>
          <w:tcPr>
            <w:tcW w:w="3313" w:type="dxa"/>
            <w:hideMark/>
          </w:tcPr>
          <w:p w:rsidR="00D35E17" w:rsidRPr="00D41C4D" w:rsidRDefault="00D35E17" w:rsidP="00D41C4D">
            <w:pPr>
              <w:rPr>
                <w:rStyle w:val="psbox-value"/>
              </w:rPr>
            </w:pPr>
            <w:r w:rsidRPr="00D41C4D">
              <w:rPr>
                <w:rStyle w:val="psbox-value"/>
              </w:rPr>
              <w:t xml:space="preserve">Database Access Id </w:t>
            </w:r>
          </w:p>
        </w:tc>
        <w:tc>
          <w:tcPr>
            <w:tcW w:w="3044" w:type="dxa"/>
            <w:hideMark/>
          </w:tcPr>
          <w:p w:rsidR="00D35E17" w:rsidRPr="00D41C4D" w:rsidRDefault="00D35E17" w:rsidP="00D41C4D">
            <w:pPr>
              <w:rPr>
                <w:rStyle w:val="psbox-value"/>
              </w:rPr>
            </w:pPr>
            <w:r w:rsidRPr="00D41C4D">
              <w:rPr>
                <w:rStyle w:val="psbox-value"/>
              </w:rPr>
              <w:t>SYSADM</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3</w:t>
            </w:r>
          </w:p>
        </w:tc>
        <w:tc>
          <w:tcPr>
            <w:tcW w:w="3313" w:type="dxa"/>
            <w:hideMark/>
          </w:tcPr>
          <w:p w:rsidR="00D35E17" w:rsidRPr="00D41C4D" w:rsidRDefault="00D35E17" w:rsidP="00D41C4D">
            <w:pPr>
              <w:rPr>
                <w:rStyle w:val="psbox-value"/>
              </w:rPr>
            </w:pPr>
            <w:r w:rsidRPr="00D41C4D">
              <w:rPr>
                <w:rStyle w:val="psbox-value"/>
              </w:rPr>
              <w:t xml:space="preserve">Database Connect Id </w:t>
            </w:r>
          </w:p>
        </w:tc>
        <w:tc>
          <w:tcPr>
            <w:tcW w:w="3044" w:type="dxa"/>
            <w:hideMark/>
          </w:tcPr>
          <w:p w:rsidR="00D35E17" w:rsidRPr="00D41C4D" w:rsidRDefault="00D35E17" w:rsidP="00D41C4D">
            <w:pPr>
              <w:rPr>
                <w:rStyle w:val="psbox-value"/>
              </w:rPr>
            </w:pPr>
            <w:r w:rsidRPr="00D41C4D">
              <w:rPr>
                <w:rStyle w:val="psbox-value"/>
              </w:rPr>
              <w:t>people</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4</w:t>
            </w:r>
          </w:p>
        </w:tc>
        <w:tc>
          <w:tcPr>
            <w:tcW w:w="3313" w:type="dxa"/>
            <w:hideMark/>
          </w:tcPr>
          <w:p w:rsidR="00D35E17" w:rsidRPr="00D41C4D" w:rsidRDefault="00D35E17" w:rsidP="00D41C4D">
            <w:pPr>
              <w:rPr>
                <w:rStyle w:val="psbox-value"/>
              </w:rPr>
            </w:pPr>
            <w:r w:rsidRPr="00D41C4D">
              <w:rPr>
                <w:rStyle w:val="psbox-value"/>
              </w:rPr>
              <w:t xml:space="preserve">Enable EM agent </w:t>
            </w:r>
          </w:p>
        </w:tc>
        <w:tc>
          <w:tcPr>
            <w:tcW w:w="3044" w:type="dxa"/>
            <w:hideMark/>
          </w:tcPr>
          <w:p w:rsidR="00D35E17" w:rsidRPr="00D41C4D" w:rsidRDefault="00D35E17" w:rsidP="00D41C4D">
            <w:pPr>
              <w:rPr>
                <w:rStyle w:val="psbox-value"/>
              </w:rPr>
            </w:pPr>
            <w:r w:rsidRPr="00D41C4D">
              <w:rPr>
                <w:rStyle w:val="psbox-value"/>
              </w:rPr>
              <w:t>No</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5</w:t>
            </w:r>
          </w:p>
        </w:tc>
        <w:tc>
          <w:tcPr>
            <w:tcW w:w="3313" w:type="dxa"/>
            <w:hideMark/>
          </w:tcPr>
          <w:p w:rsidR="00D35E17" w:rsidRPr="00D41C4D" w:rsidRDefault="00D35E17" w:rsidP="00D41C4D">
            <w:pPr>
              <w:rPr>
                <w:rStyle w:val="psbox-value"/>
              </w:rPr>
            </w:pPr>
            <w:proofErr w:type="spellStart"/>
            <w:r w:rsidRPr="00D41C4D">
              <w:rPr>
                <w:rStyle w:val="psbox-value"/>
              </w:rPr>
              <w:t>Weblogic</w:t>
            </w:r>
            <w:proofErr w:type="spellEnd"/>
            <w:r w:rsidRPr="00D41C4D">
              <w:rPr>
                <w:rStyle w:val="psbox-value"/>
              </w:rPr>
              <w:t xml:space="preserve"> Administrator Username </w:t>
            </w:r>
          </w:p>
        </w:tc>
        <w:tc>
          <w:tcPr>
            <w:tcW w:w="3044" w:type="dxa"/>
            <w:hideMark/>
          </w:tcPr>
          <w:p w:rsidR="00D35E17" w:rsidRPr="00D41C4D" w:rsidRDefault="00D35E17" w:rsidP="00D41C4D">
            <w:pPr>
              <w:rPr>
                <w:rStyle w:val="psbox-value"/>
              </w:rPr>
            </w:pPr>
            <w:r w:rsidRPr="00D41C4D">
              <w:rPr>
                <w:rStyle w:val="psbox-value"/>
              </w:rPr>
              <w:t>system</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6</w:t>
            </w:r>
          </w:p>
        </w:tc>
        <w:tc>
          <w:tcPr>
            <w:tcW w:w="3313" w:type="dxa"/>
            <w:hideMark/>
          </w:tcPr>
          <w:p w:rsidR="00D35E17" w:rsidRPr="00D41C4D" w:rsidRDefault="00D35E17" w:rsidP="00D41C4D">
            <w:pPr>
              <w:rPr>
                <w:rStyle w:val="psbox-value"/>
              </w:rPr>
            </w:pPr>
            <w:r w:rsidRPr="00D41C4D">
              <w:rPr>
                <w:rStyle w:val="psbox-value"/>
              </w:rPr>
              <w:t xml:space="preserve">Database Name </w:t>
            </w:r>
          </w:p>
        </w:tc>
        <w:tc>
          <w:tcPr>
            <w:tcW w:w="3044" w:type="dxa"/>
            <w:hideMark/>
          </w:tcPr>
          <w:p w:rsidR="00D35E17" w:rsidRPr="00D41C4D" w:rsidRDefault="00D35E17" w:rsidP="00D41C4D">
            <w:pPr>
              <w:rPr>
                <w:rStyle w:val="psbox-value"/>
              </w:rPr>
            </w:pPr>
            <w:r w:rsidRPr="00D41C4D">
              <w:rPr>
                <w:rStyle w:val="psbox-value"/>
              </w:rPr>
              <w:t>MYPUM</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7</w:t>
            </w:r>
          </w:p>
        </w:tc>
        <w:tc>
          <w:tcPr>
            <w:tcW w:w="3313" w:type="dxa"/>
            <w:hideMark/>
          </w:tcPr>
          <w:p w:rsidR="00D35E17" w:rsidRPr="00D41C4D" w:rsidRDefault="00D35E17" w:rsidP="00D41C4D">
            <w:pPr>
              <w:rPr>
                <w:rStyle w:val="psbox-value"/>
              </w:rPr>
            </w:pPr>
            <w:r w:rsidRPr="00D41C4D">
              <w:rPr>
                <w:rStyle w:val="psbox-value"/>
              </w:rPr>
              <w:t xml:space="preserve">Gateway Administrator Username </w:t>
            </w:r>
          </w:p>
        </w:tc>
        <w:tc>
          <w:tcPr>
            <w:tcW w:w="3044" w:type="dxa"/>
            <w:hideMark/>
          </w:tcPr>
          <w:p w:rsidR="00D35E17" w:rsidRPr="00D41C4D" w:rsidRDefault="00D35E17" w:rsidP="00D41C4D">
            <w:pPr>
              <w:rPr>
                <w:rStyle w:val="psbox-value"/>
              </w:rPr>
            </w:pPr>
            <w:r w:rsidRPr="00D41C4D">
              <w:rPr>
                <w:rStyle w:val="psbox-value"/>
              </w:rPr>
              <w:t>administrator</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8</w:t>
            </w:r>
          </w:p>
        </w:tc>
        <w:tc>
          <w:tcPr>
            <w:tcW w:w="3313" w:type="dxa"/>
            <w:hideMark/>
          </w:tcPr>
          <w:p w:rsidR="00D35E17" w:rsidRPr="00D41C4D" w:rsidRDefault="00D35E17" w:rsidP="00D41C4D">
            <w:pPr>
              <w:rPr>
                <w:rStyle w:val="psbox-value"/>
              </w:rPr>
            </w:pPr>
            <w:r w:rsidRPr="00D41C4D">
              <w:rPr>
                <w:rStyle w:val="psbox-value"/>
              </w:rPr>
              <w:t xml:space="preserve">Database Operator Id </w:t>
            </w:r>
          </w:p>
        </w:tc>
        <w:tc>
          <w:tcPr>
            <w:tcW w:w="3044" w:type="dxa"/>
            <w:hideMark/>
          </w:tcPr>
          <w:p w:rsidR="00D35E17" w:rsidRPr="00D41C4D" w:rsidRDefault="00D35E17" w:rsidP="00D41C4D">
            <w:pPr>
              <w:rPr>
                <w:rStyle w:val="psbox-value"/>
              </w:rPr>
            </w:pPr>
            <w:r w:rsidRPr="00D41C4D">
              <w:rPr>
                <w:rStyle w:val="psbox-value"/>
              </w:rPr>
              <w:t>PS</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9</w:t>
            </w:r>
          </w:p>
        </w:tc>
        <w:tc>
          <w:tcPr>
            <w:tcW w:w="3313" w:type="dxa"/>
            <w:hideMark/>
          </w:tcPr>
          <w:p w:rsidR="00D35E17" w:rsidRPr="00D41C4D" w:rsidRDefault="00D35E17" w:rsidP="00D41C4D">
            <w:pPr>
              <w:rPr>
                <w:rStyle w:val="psbox-value"/>
              </w:rPr>
            </w:pPr>
            <w:r w:rsidRPr="00D41C4D">
              <w:rPr>
                <w:rStyle w:val="psbox-value"/>
              </w:rPr>
              <w:t xml:space="preserve">Database Server Port </w:t>
            </w:r>
          </w:p>
        </w:tc>
        <w:tc>
          <w:tcPr>
            <w:tcW w:w="3044" w:type="dxa"/>
            <w:hideMark/>
          </w:tcPr>
          <w:p w:rsidR="00D35E17" w:rsidRPr="00D41C4D" w:rsidRDefault="00D35E17" w:rsidP="00D41C4D">
            <w:pPr>
              <w:rPr>
                <w:rStyle w:val="psbox-value"/>
              </w:rPr>
            </w:pPr>
            <w:r w:rsidRPr="00D41C4D">
              <w:rPr>
                <w:rStyle w:val="psbox-value"/>
              </w:rPr>
              <w:t>1522</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10</w:t>
            </w:r>
          </w:p>
        </w:tc>
        <w:tc>
          <w:tcPr>
            <w:tcW w:w="3313" w:type="dxa"/>
            <w:hideMark/>
          </w:tcPr>
          <w:p w:rsidR="00D35E17" w:rsidRPr="00D41C4D" w:rsidRDefault="00D35E17" w:rsidP="00D41C4D">
            <w:pPr>
              <w:rPr>
                <w:rStyle w:val="psbox-value"/>
              </w:rPr>
            </w:pPr>
            <w:r w:rsidRPr="00D41C4D">
              <w:rPr>
                <w:rStyle w:val="psbox-value"/>
              </w:rPr>
              <w:t xml:space="preserve">Database Type </w:t>
            </w:r>
          </w:p>
        </w:tc>
        <w:tc>
          <w:tcPr>
            <w:tcW w:w="3044" w:type="dxa"/>
            <w:hideMark/>
          </w:tcPr>
          <w:p w:rsidR="00D35E17" w:rsidRPr="00D41C4D" w:rsidRDefault="00D35E17" w:rsidP="00D41C4D">
            <w:pPr>
              <w:rPr>
                <w:rStyle w:val="psbox-value"/>
              </w:rPr>
            </w:pPr>
            <w:r w:rsidRPr="00D41C4D">
              <w:rPr>
                <w:rStyle w:val="psbox-value"/>
              </w:rPr>
              <w:t>SYS</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lastRenderedPageBreak/>
              <w:t>11</w:t>
            </w:r>
          </w:p>
        </w:tc>
        <w:tc>
          <w:tcPr>
            <w:tcW w:w="3313" w:type="dxa"/>
            <w:hideMark/>
          </w:tcPr>
          <w:p w:rsidR="00D35E17" w:rsidRPr="00D41C4D" w:rsidRDefault="00D35E17" w:rsidP="00D41C4D">
            <w:pPr>
              <w:rPr>
                <w:rStyle w:val="psbox-value"/>
              </w:rPr>
            </w:pPr>
            <w:r w:rsidRPr="00D41C4D">
              <w:rPr>
                <w:rStyle w:val="psbox-value"/>
              </w:rPr>
              <w:t xml:space="preserve">Enable Multi Language </w:t>
            </w:r>
          </w:p>
        </w:tc>
        <w:tc>
          <w:tcPr>
            <w:tcW w:w="3044" w:type="dxa"/>
            <w:hideMark/>
          </w:tcPr>
          <w:p w:rsidR="00D35E17" w:rsidRPr="00D41C4D" w:rsidRDefault="00D35E17" w:rsidP="00D41C4D">
            <w:pPr>
              <w:rPr>
                <w:rStyle w:val="psbox-value"/>
              </w:rPr>
            </w:pPr>
            <w:r w:rsidRPr="00D41C4D">
              <w:rPr>
                <w:rStyle w:val="psbox-value"/>
              </w:rPr>
              <w:t>NO</w:t>
            </w:r>
          </w:p>
        </w:tc>
      </w:tr>
      <w:tr w:rsidR="00D35E17" w:rsidRPr="00D35E17" w:rsidTr="00580A11">
        <w:tc>
          <w:tcPr>
            <w:tcW w:w="699" w:type="dxa"/>
            <w:hideMark/>
          </w:tcPr>
          <w:p w:rsidR="00D35E17" w:rsidRPr="00D41C4D" w:rsidRDefault="00D35E17" w:rsidP="00D41C4D">
            <w:pPr>
              <w:rPr>
                <w:rStyle w:val="psbox-value"/>
              </w:rPr>
            </w:pPr>
            <w:r w:rsidRPr="00D41C4D">
              <w:rPr>
                <w:rStyle w:val="psbox-value"/>
              </w:rPr>
              <w:t>12</w:t>
            </w:r>
          </w:p>
        </w:tc>
        <w:tc>
          <w:tcPr>
            <w:tcW w:w="3313" w:type="dxa"/>
            <w:hideMark/>
          </w:tcPr>
          <w:p w:rsidR="00D35E17" w:rsidRPr="00D41C4D" w:rsidRDefault="00D35E17" w:rsidP="00D41C4D">
            <w:pPr>
              <w:rPr>
                <w:rStyle w:val="psbox-value"/>
              </w:rPr>
            </w:pPr>
            <w:r w:rsidRPr="00D41C4D">
              <w:rPr>
                <w:rStyle w:val="psbox-value"/>
              </w:rPr>
              <w:t xml:space="preserve">Pre Provision Custom Script </w:t>
            </w:r>
          </w:p>
        </w:tc>
        <w:tc>
          <w:tcPr>
            <w:tcW w:w="3044" w:type="dxa"/>
            <w:hideMark/>
          </w:tcPr>
          <w:p w:rsidR="00D35E17" w:rsidRPr="00D41C4D" w:rsidRDefault="00D35E17" w:rsidP="00D41C4D">
            <w:pPr>
              <w:rPr>
                <w:rStyle w:val="psbox-value"/>
              </w:rPr>
            </w:pPr>
            <w:r w:rsidRPr="00D41C4D">
              <w:rPr>
                <w:rStyle w:val="psbox-value"/>
              </w:rPr>
              <w:t>-</w:t>
            </w:r>
          </w:p>
        </w:tc>
      </w:tr>
      <w:tr w:rsidR="00D35E17" w:rsidRPr="00D35E17" w:rsidTr="00580A11">
        <w:tc>
          <w:tcPr>
            <w:tcW w:w="699" w:type="dxa"/>
          </w:tcPr>
          <w:p w:rsidR="00D35E17" w:rsidRPr="00D41C4D" w:rsidRDefault="00D35E17" w:rsidP="00D35E17">
            <w:pPr>
              <w:rPr>
                <w:rStyle w:val="psbox-value"/>
              </w:rPr>
            </w:pPr>
            <w:r w:rsidRPr="00D41C4D">
              <w:rPr>
                <w:rStyle w:val="psbox-value"/>
              </w:rPr>
              <w:t>13</w:t>
            </w:r>
          </w:p>
        </w:tc>
        <w:tc>
          <w:tcPr>
            <w:tcW w:w="3313" w:type="dxa"/>
            <w:vAlign w:val="center"/>
          </w:tcPr>
          <w:p w:rsidR="00D35E17" w:rsidRPr="00D41C4D" w:rsidRDefault="00D35E17" w:rsidP="00D41C4D">
            <w:pPr>
              <w:rPr>
                <w:rStyle w:val="psbox-value"/>
              </w:rPr>
            </w:pPr>
            <w:r w:rsidRPr="00D41C4D">
              <w:rPr>
                <w:rStyle w:val="psbox-value"/>
              </w:rPr>
              <w:t xml:space="preserve">Post Provision Custom Script </w:t>
            </w:r>
          </w:p>
        </w:tc>
        <w:tc>
          <w:tcPr>
            <w:tcW w:w="3044" w:type="dxa"/>
          </w:tcPr>
          <w:p w:rsidR="00D35E17" w:rsidRPr="00D41C4D" w:rsidRDefault="00CE01A2" w:rsidP="00CE01A2">
            <w:pPr>
              <w:rPr>
                <w:rStyle w:val="psbox-value"/>
              </w:rPr>
            </w:pPr>
            <w:r w:rsidRPr="00D41C4D">
              <w:rPr>
                <w:rStyle w:val="psbox-value"/>
              </w:rPr>
              <w:t>-</w:t>
            </w:r>
          </w:p>
        </w:tc>
      </w:tr>
    </w:tbl>
    <w:p w:rsidR="00D35E17" w:rsidRDefault="00D35E17" w:rsidP="00D35E17"/>
    <w:p w:rsidR="00657F89" w:rsidRPr="00D35E17" w:rsidRDefault="00657F89" w:rsidP="00D35E17">
      <w:pPr>
        <w:rPr>
          <w:vanish/>
        </w:rPr>
      </w:pPr>
    </w:p>
    <w:p w:rsidR="00D35E17" w:rsidRPr="00D35E17" w:rsidRDefault="00D35E17" w:rsidP="00D35E17">
      <w:pPr>
        <w:rPr>
          <w:vanish/>
        </w:rPr>
      </w:pPr>
    </w:p>
    <w:p w:rsidR="00D35E17" w:rsidRPr="00CE01A2" w:rsidRDefault="00CE01A2" w:rsidP="00580A11">
      <w:pPr>
        <w:ind w:left="360"/>
        <w:rPr>
          <w:rStyle w:val="Hyperlink"/>
          <w:b/>
          <w:color w:val="auto"/>
          <w:u w:val="none"/>
        </w:rPr>
      </w:pPr>
      <w:r w:rsidRPr="00CE01A2">
        <w:rPr>
          <w:rStyle w:val="Hyperlink"/>
          <w:b/>
          <w:color w:val="auto"/>
          <w:u w:val="none"/>
        </w:rPr>
        <w:t xml:space="preserve">Full Tier | </w:t>
      </w:r>
      <w:hyperlink r:id="rId42" w:history="1">
        <w:r w:rsidR="00D35E17" w:rsidRPr="00CE01A2">
          <w:rPr>
            <w:rStyle w:val="Hyperlink"/>
            <w:b/>
            <w:bCs/>
            <w:color w:val="auto"/>
            <w:u w:val="none"/>
          </w:rPr>
          <w:t>Subnet Settings</w:t>
        </w:r>
      </w:hyperlink>
    </w:p>
    <w:tbl>
      <w:tblPr>
        <w:tblStyle w:val="TableGridLight"/>
        <w:tblW w:w="0" w:type="auto"/>
        <w:tblInd w:w="328" w:type="dxa"/>
        <w:tblLook w:val="04A0" w:firstRow="1" w:lastRow="0" w:firstColumn="1" w:lastColumn="0" w:noHBand="0" w:noVBand="1"/>
      </w:tblPr>
      <w:tblGrid>
        <w:gridCol w:w="328"/>
        <w:gridCol w:w="2743"/>
        <w:gridCol w:w="2512"/>
      </w:tblGrid>
      <w:tr w:rsidR="00CE01A2" w:rsidRPr="00D35E17" w:rsidTr="00580A11">
        <w:tc>
          <w:tcPr>
            <w:tcW w:w="0" w:type="auto"/>
            <w:hideMark/>
          </w:tcPr>
          <w:p w:rsidR="00CE01A2" w:rsidRPr="00D35E17" w:rsidRDefault="00CE01A2" w:rsidP="00D35E17">
            <w:r w:rsidRPr="00D35E17">
              <w:t>1</w:t>
            </w:r>
          </w:p>
        </w:tc>
        <w:tc>
          <w:tcPr>
            <w:tcW w:w="0" w:type="auto"/>
            <w:hideMark/>
          </w:tcPr>
          <w:p w:rsidR="00CE01A2" w:rsidRPr="00D35E17" w:rsidRDefault="00CE01A2" w:rsidP="00D35E17">
            <w:r w:rsidRPr="00D35E17">
              <w:t xml:space="preserve">Subnet For Primary Instance </w:t>
            </w:r>
          </w:p>
        </w:tc>
        <w:tc>
          <w:tcPr>
            <w:tcW w:w="0" w:type="auto"/>
            <w:hideMark/>
          </w:tcPr>
          <w:p w:rsidR="00CE01A2" w:rsidRPr="00CE01A2" w:rsidRDefault="00936E78" w:rsidP="00100019">
            <w:pPr>
              <w:rPr>
                <w:color w:val="FF0000"/>
              </w:rPr>
            </w:pPr>
            <w:r>
              <w:rPr>
                <w:rStyle w:val="psbox-value"/>
              </w:rPr>
              <w:t xml:space="preserve">Select a subnet.  E.g. </w:t>
            </w:r>
            <w:proofErr w:type="spellStart"/>
            <w:r w:rsidR="00100019">
              <w:rPr>
                <w:rStyle w:val="psbox-value"/>
              </w:rPr>
              <w:t>envs</w:t>
            </w:r>
            <w:proofErr w:type="spellEnd"/>
          </w:p>
        </w:tc>
      </w:tr>
    </w:tbl>
    <w:p w:rsidR="00903375" w:rsidRDefault="00903375" w:rsidP="00903375">
      <w:pPr>
        <w:pStyle w:val="NoSpacing"/>
      </w:pPr>
    </w:p>
    <w:p w:rsidR="00CE01A2" w:rsidRPr="00903375" w:rsidRDefault="00903375" w:rsidP="00903375">
      <w:pPr>
        <w:ind w:left="360"/>
        <w:rPr>
          <w:bCs/>
        </w:rPr>
      </w:pPr>
      <w:r w:rsidRPr="00903375">
        <w:rPr>
          <w:bCs/>
        </w:rPr>
        <w:t xml:space="preserve">Note – </w:t>
      </w:r>
      <w:r>
        <w:rPr>
          <w:bCs/>
        </w:rPr>
        <w:t>Since there is only one subnet, the ‘</w:t>
      </w:r>
      <w:proofErr w:type="spellStart"/>
      <w:r>
        <w:rPr>
          <w:bCs/>
        </w:rPr>
        <w:t>envs</w:t>
      </w:r>
      <w:proofErr w:type="spellEnd"/>
      <w:r>
        <w:rPr>
          <w:bCs/>
        </w:rPr>
        <w:t xml:space="preserve">’ subnet is automatically chosen when AD2, </w:t>
      </w:r>
      <w:proofErr w:type="spellStart"/>
      <w:r>
        <w:rPr>
          <w:bCs/>
        </w:rPr>
        <w:t>PSFT_Lab</w:t>
      </w:r>
      <w:proofErr w:type="spellEnd"/>
      <w:r>
        <w:rPr>
          <w:bCs/>
        </w:rPr>
        <w:t xml:space="preserve"> compartment and </w:t>
      </w:r>
      <w:proofErr w:type="spellStart"/>
      <w:r>
        <w:rPr>
          <w:bCs/>
        </w:rPr>
        <w:t>labnet</w:t>
      </w:r>
      <w:proofErr w:type="spellEnd"/>
      <w:r>
        <w:rPr>
          <w:bCs/>
        </w:rPr>
        <w:t xml:space="preserve"> VCN is chosen in the earlier section. </w:t>
      </w:r>
    </w:p>
    <w:p w:rsidR="00D35E17" w:rsidRDefault="00CE01A2" w:rsidP="00580A11">
      <w:pPr>
        <w:ind w:left="360"/>
        <w:rPr>
          <w:rStyle w:val="Hyperlink"/>
          <w:b/>
          <w:color w:val="auto"/>
          <w:u w:val="none"/>
        </w:rPr>
      </w:pPr>
      <w:r w:rsidRPr="00CE01A2">
        <w:rPr>
          <w:rStyle w:val="Hyperlink"/>
          <w:b/>
          <w:color w:val="auto"/>
          <w:u w:val="none"/>
        </w:rPr>
        <w:t xml:space="preserve">Full Tier | </w:t>
      </w:r>
      <w:hyperlink r:id="rId43"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44" w:history="1">
        <w:r w:rsidR="00D35E17" w:rsidRPr="00CE01A2">
          <w:rPr>
            <w:rStyle w:val="Hyperlink"/>
            <w:b/>
            <w:color w:val="auto"/>
            <w:u w:val="none"/>
          </w:rPr>
          <w:t>Web Server Settings</w:t>
        </w:r>
      </w:hyperlink>
    </w:p>
    <w:tbl>
      <w:tblPr>
        <w:tblStyle w:val="TableGridLight"/>
        <w:tblW w:w="0" w:type="auto"/>
        <w:tblInd w:w="328" w:type="dxa"/>
        <w:tblLook w:val="04A0" w:firstRow="1" w:lastRow="0" w:firstColumn="1" w:lastColumn="0" w:noHBand="0" w:noVBand="1"/>
      </w:tblPr>
      <w:tblGrid>
        <w:gridCol w:w="328"/>
        <w:gridCol w:w="2300"/>
        <w:gridCol w:w="854"/>
      </w:tblGrid>
      <w:tr w:rsidR="00CE01A2" w:rsidRPr="00CE01A2" w:rsidTr="00580A11">
        <w:tc>
          <w:tcPr>
            <w:tcW w:w="0" w:type="auto"/>
            <w:hideMark/>
          </w:tcPr>
          <w:p w:rsidR="00CE01A2" w:rsidRPr="00D41C4D" w:rsidRDefault="00CE01A2" w:rsidP="00D41C4D">
            <w:pPr>
              <w:rPr>
                <w:rStyle w:val="psbox-value"/>
              </w:rPr>
            </w:pPr>
            <w:r w:rsidRPr="00D41C4D">
              <w:rPr>
                <w:rStyle w:val="psbox-value"/>
              </w:rPr>
              <w:t>1</w:t>
            </w:r>
          </w:p>
        </w:tc>
        <w:tc>
          <w:tcPr>
            <w:tcW w:w="0" w:type="auto"/>
            <w:hideMark/>
          </w:tcPr>
          <w:p w:rsidR="00CE01A2" w:rsidRPr="00D41C4D" w:rsidRDefault="00CE01A2" w:rsidP="00D41C4D">
            <w:pPr>
              <w:rPr>
                <w:rStyle w:val="psbox-value"/>
              </w:rPr>
            </w:pPr>
            <w:r w:rsidRPr="00D41C4D">
              <w:rPr>
                <w:rStyle w:val="psbox-value"/>
              </w:rPr>
              <w:t xml:space="preserve">Number of Domains </w:t>
            </w:r>
          </w:p>
        </w:tc>
        <w:tc>
          <w:tcPr>
            <w:tcW w:w="0" w:type="auto"/>
            <w:hideMark/>
          </w:tcPr>
          <w:p w:rsidR="00CE01A2" w:rsidRPr="00D41C4D" w:rsidRDefault="00CE01A2" w:rsidP="00D41C4D">
            <w:pPr>
              <w:rPr>
                <w:rStyle w:val="psbox-value"/>
              </w:rPr>
            </w:pPr>
            <w:r w:rsidRPr="00D41C4D">
              <w:rPr>
                <w:rStyle w:val="psbox-value"/>
              </w:rPr>
              <w:t>1</w:t>
            </w:r>
          </w:p>
        </w:tc>
      </w:tr>
      <w:tr w:rsidR="00CE01A2" w:rsidRPr="00CE01A2" w:rsidTr="00580A11">
        <w:tc>
          <w:tcPr>
            <w:tcW w:w="0" w:type="auto"/>
            <w:hideMark/>
          </w:tcPr>
          <w:p w:rsidR="00CE01A2" w:rsidRPr="00D41C4D" w:rsidRDefault="00CE01A2" w:rsidP="00D41C4D">
            <w:pPr>
              <w:rPr>
                <w:rStyle w:val="psbox-value"/>
              </w:rPr>
            </w:pPr>
            <w:r w:rsidRPr="00D41C4D">
              <w:rPr>
                <w:rStyle w:val="psbox-value"/>
              </w:rPr>
              <w:t>2</w:t>
            </w:r>
          </w:p>
        </w:tc>
        <w:tc>
          <w:tcPr>
            <w:tcW w:w="0" w:type="auto"/>
            <w:hideMark/>
          </w:tcPr>
          <w:p w:rsidR="00CE01A2" w:rsidRPr="00D41C4D" w:rsidRDefault="00CE01A2" w:rsidP="00D41C4D">
            <w:pPr>
              <w:rPr>
                <w:rStyle w:val="psbox-value"/>
              </w:rPr>
            </w:pPr>
            <w:r w:rsidRPr="00D41C4D">
              <w:rPr>
                <w:rStyle w:val="psbox-value"/>
              </w:rPr>
              <w:t xml:space="preserve">Authentication Domain </w:t>
            </w:r>
          </w:p>
        </w:tc>
        <w:tc>
          <w:tcPr>
            <w:tcW w:w="0" w:type="auto"/>
            <w:hideMark/>
          </w:tcPr>
          <w:p w:rsidR="00CE01A2" w:rsidRPr="00D41C4D" w:rsidRDefault="00CE01A2" w:rsidP="00D41C4D">
            <w:pPr>
              <w:rPr>
                <w:rStyle w:val="psbox-value"/>
              </w:rPr>
            </w:pPr>
            <w:r w:rsidRPr="00D41C4D">
              <w:rPr>
                <w:rStyle w:val="psbox-value"/>
              </w:rPr>
              <w:t>default</w:t>
            </w:r>
          </w:p>
        </w:tc>
      </w:tr>
      <w:tr w:rsidR="00CE01A2" w:rsidRPr="00CE01A2" w:rsidTr="00580A11">
        <w:tc>
          <w:tcPr>
            <w:tcW w:w="0" w:type="auto"/>
            <w:hideMark/>
          </w:tcPr>
          <w:p w:rsidR="00CE01A2" w:rsidRPr="00D41C4D" w:rsidRDefault="00CE01A2" w:rsidP="00D41C4D">
            <w:pPr>
              <w:rPr>
                <w:rStyle w:val="psbox-value"/>
              </w:rPr>
            </w:pPr>
            <w:r w:rsidRPr="00D41C4D">
              <w:rPr>
                <w:rStyle w:val="psbox-value"/>
              </w:rPr>
              <w:t>3</w:t>
            </w:r>
          </w:p>
        </w:tc>
        <w:tc>
          <w:tcPr>
            <w:tcW w:w="0" w:type="auto"/>
            <w:hideMark/>
          </w:tcPr>
          <w:p w:rsidR="00CE01A2" w:rsidRPr="00D41C4D" w:rsidRDefault="00CE01A2" w:rsidP="00D41C4D">
            <w:pPr>
              <w:rPr>
                <w:rStyle w:val="psbox-value"/>
              </w:rPr>
            </w:pPr>
            <w:r w:rsidRPr="00D41C4D">
              <w:rPr>
                <w:rStyle w:val="psbox-value"/>
              </w:rPr>
              <w:t xml:space="preserve">HTTP PIA Port </w:t>
            </w:r>
          </w:p>
        </w:tc>
        <w:tc>
          <w:tcPr>
            <w:tcW w:w="0" w:type="auto"/>
            <w:hideMark/>
          </w:tcPr>
          <w:p w:rsidR="00CE01A2" w:rsidRPr="00D41C4D" w:rsidRDefault="00CE01A2" w:rsidP="00D41C4D">
            <w:pPr>
              <w:rPr>
                <w:rStyle w:val="psbox-value"/>
              </w:rPr>
            </w:pPr>
            <w:r w:rsidRPr="00D41C4D">
              <w:rPr>
                <w:rStyle w:val="psbox-value"/>
              </w:rPr>
              <w:t>8000</w:t>
            </w:r>
          </w:p>
        </w:tc>
      </w:tr>
      <w:tr w:rsidR="00CE01A2" w:rsidRPr="00CE01A2" w:rsidTr="00580A11">
        <w:tc>
          <w:tcPr>
            <w:tcW w:w="0" w:type="auto"/>
            <w:hideMark/>
          </w:tcPr>
          <w:p w:rsidR="00CE01A2" w:rsidRPr="00D41C4D" w:rsidRDefault="00CE01A2" w:rsidP="00D41C4D">
            <w:pPr>
              <w:rPr>
                <w:rStyle w:val="psbox-value"/>
              </w:rPr>
            </w:pPr>
            <w:r w:rsidRPr="00D41C4D">
              <w:rPr>
                <w:rStyle w:val="psbox-value"/>
              </w:rPr>
              <w:t>4</w:t>
            </w:r>
          </w:p>
        </w:tc>
        <w:tc>
          <w:tcPr>
            <w:tcW w:w="0" w:type="auto"/>
            <w:hideMark/>
          </w:tcPr>
          <w:p w:rsidR="00CE01A2" w:rsidRPr="00D41C4D" w:rsidRDefault="00CE01A2" w:rsidP="00D41C4D">
            <w:pPr>
              <w:rPr>
                <w:rStyle w:val="psbox-value"/>
              </w:rPr>
            </w:pPr>
            <w:r w:rsidRPr="00D41C4D">
              <w:rPr>
                <w:rStyle w:val="psbox-value"/>
              </w:rPr>
              <w:t xml:space="preserve">HTTPS PIA Port </w:t>
            </w:r>
          </w:p>
        </w:tc>
        <w:tc>
          <w:tcPr>
            <w:tcW w:w="0" w:type="auto"/>
            <w:hideMark/>
          </w:tcPr>
          <w:p w:rsidR="00CE01A2" w:rsidRPr="00D41C4D" w:rsidRDefault="00CE01A2" w:rsidP="00D41C4D">
            <w:pPr>
              <w:rPr>
                <w:rStyle w:val="psbox-value"/>
              </w:rPr>
            </w:pPr>
            <w:r w:rsidRPr="00D41C4D">
              <w:rPr>
                <w:rStyle w:val="psbox-value"/>
              </w:rPr>
              <w:t>8443</w:t>
            </w:r>
          </w:p>
        </w:tc>
      </w:tr>
    </w:tbl>
    <w:p w:rsidR="007A5837" w:rsidRDefault="007A5837" w:rsidP="007A5837">
      <w:pPr>
        <w:pStyle w:val="NoSpacing"/>
        <w:rPr>
          <w:rStyle w:val="Hyperlink"/>
          <w:b/>
          <w:color w:val="auto"/>
          <w:u w:val="none"/>
        </w:rPr>
      </w:pPr>
    </w:p>
    <w:p w:rsidR="00D35E17" w:rsidRDefault="00CE01A2" w:rsidP="00580A11">
      <w:pPr>
        <w:ind w:left="360"/>
        <w:rPr>
          <w:rStyle w:val="Hyperlink"/>
          <w:b/>
          <w:color w:val="auto"/>
          <w:u w:val="none"/>
        </w:rPr>
      </w:pPr>
      <w:r w:rsidRPr="00CE01A2">
        <w:rPr>
          <w:rStyle w:val="Hyperlink"/>
          <w:b/>
          <w:color w:val="auto"/>
          <w:u w:val="none"/>
        </w:rPr>
        <w:t xml:space="preserve">Full Tier | </w:t>
      </w:r>
      <w:hyperlink r:id="rId45"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46" w:history="1">
        <w:proofErr w:type="spellStart"/>
        <w:r w:rsidR="00D35E17" w:rsidRPr="00CE01A2">
          <w:rPr>
            <w:rStyle w:val="Hyperlink"/>
            <w:b/>
            <w:color w:val="auto"/>
            <w:u w:val="none"/>
          </w:rPr>
          <w:t>Appserver</w:t>
        </w:r>
        <w:proofErr w:type="spellEnd"/>
        <w:r w:rsidR="00D35E17" w:rsidRPr="00CE01A2">
          <w:rPr>
            <w:rStyle w:val="Hyperlink"/>
            <w:b/>
            <w:color w:val="auto"/>
            <w:u w:val="none"/>
          </w:rPr>
          <w:t xml:space="preserve"> Settings</w:t>
        </w:r>
      </w:hyperlink>
    </w:p>
    <w:tbl>
      <w:tblPr>
        <w:tblStyle w:val="TableGridLight"/>
        <w:tblW w:w="0" w:type="auto"/>
        <w:tblInd w:w="355" w:type="dxa"/>
        <w:tblLook w:val="04A0" w:firstRow="1" w:lastRow="0" w:firstColumn="1" w:lastColumn="0" w:noHBand="0" w:noVBand="1"/>
      </w:tblPr>
      <w:tblGrid>
        <w:gridCol w:w="440"/>
        <w:gridCol w:w="6222"/>
        <w:gridCol w:w="663"/>
      </w:tblGrid>
      <w:tr w:rsidR="00CE01A2" w:rsidRPr="00CE01A2" w:rsidTr="00580A11">
        <w:tc>
          <w:tcPr>
            <w:tcW w:w="0" w:type="auto"/>
            <w:hideMark/>
          </w:tcPr>
          <w:p w:rsidR="00CE01A2" w:rsidRPr="00D41C4D" w:rsidRDefault="00CE01A2" w:rsidP="00CE01A2">
            <w:pPr>
              <w:rPr>
                <w:rStyle w:val="psbox-value"/>
              </w:rPr>
            </w:pPr>
            <w:r w:rsidRPr="00D41C4D">
              <w:rPr>
                <w:rStyle w:val="psbox-value"/>
              </w:rPr>
              <w:t>1</w:t>
            </w:r>
          </w:p>
        </w:tc>
        <w:tc>
          <w:tcPr>
            <w:tcW w:w="0" w:type="auto"/>
            <w:hideMark/>
          </w:tcPr>
          <w:p w:rsidR="00CE01A2" w:rsidRPr="00D41C4D" w:rsidRDefault="00CE01A2" w:rsidP="00CE01A2">
            <w:pPr>
              <w:rPr>
                <w:rStyle w:val="psbox-value"/>
              </w:rPr>
            </w:pPr>
            <w:r w:rsidRPr="00D41C4D">
              <w:rPr>
                <w:rStyle w:val="psbox-value"/>
              </w:rPr>
              <w:t xml:space="preserve">Number of Domains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2</w:t>
            </w:r>
          </w:p>
        </w:tc>
        <w:tc>
          <w:tcPr>
            <w:tcW w:w="0" w:type="auto"/>
            <w:hideMark/>
          </w:tcPr>
          <w:p w:rsidR="00CE01A2" w:rsidRPr="00D41C4D" w:rsidRDefault="00CE01A2" w:rsidP="00CE01A2">
            <w:pPr>
              <w:rPr>
                <w:rStyle w:val="psbox-value"/>
              </w:rPr>
            </w:pPr>
            <w:r w:rsidRPr="00D41C4D">
              <w:rPr>
                <w:rStyle w:val="psbox-value"/>
              </w:rPr>
              <w:t xml:space="preserve">Number of App Server Instance (PSAPPSRV services) Per Domain </w:t>
            </w:r>
          </w:p>
        </w:tc>
        <w:tc>
          <w:tcPr>
            <w:tcW w:w="0" w:type="auto"/>
            <w:hideMark/>
          </w:tcPr>
          <w:p w:rsidR="00CE01A2" w:rsidRPr="00D41C4D" w:rsidRDefault="00CE01A2" w:rsidP="00CE01A2">
            <w:pPr>
              <w:rPr>
                <w:rStyle w:val="psbox-value"/>
              </w:rPr>
            </w:pPr>
            <w:r w:rsidRPr="00D41C4D">
              <w:rPr>
                <w:rStyle w:val="psbox-value"/>
              </w:rPr>
              <w:t>2</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3</w:t>
            </w:r>
          </w:p>
        </w:tc>
        <w:tc>
          <w:tcPr>
            <w:tcW w:w="0" w:type="auto"/>
            <w:hideMark/>
          </w:tcPr>
          <w:p w:rsidR="00CE01A2" w:rsidRPr="00D41C4D" w:rsidRDefault="00CE01A2" w:rsidP="00CE01A2">
            <w:pPr>
              <w:rPr>
                <w:rStyle w:val="psbox-value"/>
              </w:rPr>
            </w:pPr>
            <w:r w:rsidRPr="00D41C4D">
              <w:rPr>
                <w:rStyle w:val="psbox-value"/>
              </w:rPr>
              <w:t xml:space="preserve">Number of Query Server Instances(PSQRYSRV services) Per Domain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4</w:t>
            </w:r>
          </w:p>
        </w:tc>
        <w:tc>
          <w:tcPr>
            <w:tcW w:w="0" w:type="auto"/>
            <w:hideMark/>
          </w:tcPr>
          <w:p w:rsidR="00CE01A2" w:rsidRPr="00D41C4D" w:rsidRDefault="00CE01A2" w:rsidP="00CE01A2">
            <w:pPr>
              <w:rPr>
                <w:rStyle w:val="psbox-value"/>
              </w:rPr>
            </w:pPr>
            <w:r w:rsidRPr="00D41C4D">
              <w:rPr>
                <w:rStyle w:val="psbox-value"/>
              </w:rPr>
              <w:t xml:space="preserve">Number of SQL Access App Server(PSSAMSRV services) Per Domain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5</w:t>
            </w:r>
          </w:p>
        </w:tc>
        <w:tc>
          <w:tcPr>
            <w:tcW w:w="0" w:type="auto"/>
            <w:hideMark/>
          </w:tcPr>
          <w:p w:rsidR="00CE01A2" w:rsidRPr="00D41C4D" w:rsidRDefault="00CE01A2" w:rsidP="00CE01A2">
            <w:pPr>
              <w:rPr>
                <w:rStyle w:val="psbox-value"/>
              </w:rPr>
            </w:pPr>
            <w:r w:rsidRPr="00D41C4D">
              <w:rPr>
                <w:rStyle w:val="psbox-value"/>
              </w:rPr>
              <w:t xml:space="preserve">Number of Jolt Listener(Jolt Handler) Per Domain </w:t>
            </w:r>
          </w:p>
        </w:tc>
        <w:tc>
          <w:tcPr>
            <w:tcW w:w="0" w:type="auto"/>
            <w:hideMark/>
          </w:tcPr>
          <w:p w:rsidR="00CE01A2" w:rsidRPr="00D41C4D" w:rsidRDefault="00CE01A2" w:rsidP="00CE01A2">
            <w:pPr>
              <w:rPr>
                <w:rStyle w:val="psbox-value"/>
              </w:rPr>
            </w:pPr>
            <w:r w:rsidRPr="00D41C4D">
              <w:rPr>
                <w:rStyle w:val="psbox-value"/>
              </w:rPr>
              <w:t>3</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6</w:t>
            </w:r>
          </w:p>
        </w:tc>
        <w:tc>
          <w:tcPr>
            <w:tcW w:w="0" w:type="auto"/>
            <w:hideMark/>
          </w:tcPr>
          <w:p w:rsidR="00CE01A2" w:rsidRPr="00D41C4D" w:rsidRDefault="00CE01A2" w:rsidP="00CE01A2">
            <w:pPr>
              <w:rPr>
                <w:rStyle w:val="psbox-value"/>
              </w:rPr>
            </w:pPr>
            <w:r w:rsidRPr="00D41C4D">
              <w:rPr>
                <w:rStyle w:val="psbox-value"/>
              </w:rPr>
              <w:t xml:space="preserve">Jolt Port </w:t>
            </w:r>
          </w:p>
        </w:tc>
        <w:tc>
          <w:tcPr>
            <w:tcW w:w="0" w:type="auto"/>
            <w:hideMark/>
          </w:tcPr>
          <w:p w:rsidR="00CE01A2" w:rsidRPr="00D41C4D" w:rsidRDefault="00CE01A2" w:rsidP="00CE01A2">
            <w:pPr>
              <w:rPr>
                <w:rStyle w:val="psbox-value"/>
              </w:rPr>
            </w:pPr>
            <w:r w:rsidRPr="00D41C4D">
              <w:rPr>
                <w:rStyle w:val="psbox-value"/>
              </w:rPr>
              <w:t>9033</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7</w:t>
            </w:r>
          </w:p>
        </w:tc>
        <w:tc>
          <w:tcPr>
            <w:tcW w:w="0" w:type="auto"/>
            <w:hideMark/>
          </w:tcPr>
          <w:p w:rsidR="00CE01A2" w:rsidRPr="00D41C4D" w:rsidRDefault="00CE01A2" w:rsidP="00CE01A2">
            <w:pPr>
              <w:rPr>
                <w:rStyle w:val="psbox-value"/>
              </w:rPr>
            </w:pPr>
            <w:r w:rsidRPr="00D41C4D">
              <w:rPr>
                <w:rStyle w:val="psbox-value"/>
              </w:rPr>
              <w:t xml:space="preserve">WSL Port </w:t>
            </w:r>
          </w:p>
        </w:tc>
        <w:tc>
          <w:tcPr>
            <w:tcW w:w="0" w:type="auto"/>
            <w:hideMark/>
          </w:tcPr>
          <w:p w:rsidR="00CE01A2" w:rsidRPr="00D41C4D" w:rsidRDefault="00CE01A2" w:rsidP="00CE01A2">
            <w:pPr>
              <w:rPr>
                <w:rStyle w:val="psbox-value"/>
              </w:rPr>
            </w:pPr>
            <w:r w:rsidRPr="00D41C4D">
              <w:rPr>
                <w:rStyle w:val="psbox-value"/>
              </w:rPr>
              <w:t>7000</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8</w:t>
            </w:r>
          </w:p>
        </w:tc>
        <w:tc>
          <w:tcPr>
            <w:tcW w:w="0" w:type="auto"/>
            <w:hideMark/>
          </w:tcPr>
          <w:p w:rsidR="00CE01A2" w:rsidRPr="00D41C4D" w:rsidRDefault="00CE01A2" w:rsidP="00CE01A2">
            <w:pPr>
              <w:rPr>
                <w:rStyle w:val="psbox-value"/>
              </w:rPr>
            </w:pPr>
            <w:r w:rsidRPr="00D41C4D">
              <w:rPr>
                <w:rStyle w:val="psbox-value"/>
              </w:rPr>
              <w:t xml:space="preserve">Enable IB settings on first domain </w:t>
            </w:r>
          </w:p>
        </w:tc>
        <w:tc>
          <w:tcPr>
            <w:tcW w:w="0" w:type="auto"/>
            <w:hideMark/>
          </w:tcPr>
          <w:p w:rsidR="00CE01A2" w:rsidRPr="00D41C4D" w:rsidRDefault="00CE01A2" w:rsidP="00CE01A2">
            <w:pPr>
              <w:rPr>
                <w:rStyle w:val="psbox-value"/>
              </w:rPr>
            </w:pPr>
            <w:r w:rsidRPr="00D41C4D">
              <w:rPr>
                <w:rStyle w:val="psbox-value"/>
              </w:rPr>
              <w:t>YES</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9</w:t>
            </w:r>
          </w:p>
        </w:tc>
        <w:tc>
          <w:tcPr>
            <w:tcW w:w="0" w:type="auto"/>
            <w:hideMark/>
          </w:tcPr>
          <w:p w:rsidR="00CE01A2" w:rsidRPr="00D41C4D" w:rsidRDefault="00CE01A2" w:rsidP="00CE01A2">
            <w:pPr>
              <w:rPr>
                <w:rStyle w:val="psbox-value"/>
              </w:rPr>
            </w:pPr>
            <w:r w:rsidRPr="00D41C4D">
              <w:rPr>
                <w:rStyle w:val="psbox-value"/>
              </w:rPr>
              <w:t xml:space="preserve">Number of App Server instance(PSAPPSRV services) for IB </w:t>
            </w:r>
          </w:p>
        </w:tc>
        <w:tc>
          <w:tcPr>
            <w:tcW w:w="0" w:type="auto"/>
            <w:hideMark/>
          </w:tcPr>
          <w:p w:rsidR="00CE01A2" w:rsidRPr="00D41C4D" w:rsidRDefault="00CE01A2" w:rsidP="00CE01A2">
            <w:pPr>
              <w:rPr>
                <w:rStyle w:val="psbox-value"/>
              </w:rPr>
            </w:pPr>
            <w:r w:rsidRPr="00D41C4D">
              <w:rPr>
                <w:rStyle w:val="psbox-value"/>
              </w:rPr>
              <w:t>2</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10</w:t>
            </w:r>
          </w:p>
        </w:tc>
        <w:tc>
          <w:tcPr>
            <w:tcW w:w="0" w:type="auto"/>
            <w:hideMark/>
          </w:tcPr>
          <w:p w:rsidR="00CE01A2" w:rsidRPr="00D41C4D" w:rsidRDefault="00CE01A2" w:rsidP="00CE01A2">
            <w:pPr>
              <w:rPr>
                <w:rStyle w:val="psbox-value"/>
              </w:rPr>
            </w:pPr>
            <w:r w:rsidRPr="00D41C4D">
              <w:rPr>
                <w:rStyle w:val="psbox-value"/>
              </w:rPr>
              <w:t xml:space="preserve">Number of SQL Access App Server(PSSAMSRV services) for IB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11</w:t>
            </w:r>
          </w:p>
        </w:tc>
        <w:tc>
          <w:tcPr>
            <w:tcW w:w="0" w:type="auto"/>
            <w:hideMark/>
          </w:tcPr>
          <w:p w:rsidR="00CE01A2" w:rsidRPr="00D41C4D" w:rsidRDefault="00CE01A2" w:rsidP="00CE01A2">
            <w:pPr>
              <w:rPr>
                <w:rStyle w:val="psbox-value"/>
              </w:rPr>
            </w:pPr>
            <w:r w:rsidRPr="00D41C4D">
              <w:rPr>
                <w:rStyle w:val="psbox-value"/>
              </w:rPr>
              <w:t xml:space="preserve">Number of PSBRKHND instances for IB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12</w:t>
            </w:r>
          </w:p>
        </w:tc>
        <w:tc>
          <w:tcPr>
            <w:tcW w:w="0" w:type="auto"/>
            <w:hideMark/>
          </w:tcPr>
          <w:p w:rsidR="00CE01A2" w:rsidRPr="00D41C4D" w:rsidRDefault="00CE01A2" w:rsidP="00CE01A2">
            <w:pPr>
              <w:rPr>
                <w:rStyle w:val="psbox-value"/>
              </w:rPr>
            </w:pPr>
            <w:r w:rsidRPr="00D41C4D">
              <w:rPr>
                <w:rStyle w:val="psbox-value"/>
              </w:rPr>
              <w:t xml:space="preserve">Number of PSSUBHND instances for IB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13</w:t>
            </w:r>
          </w:p>
        </w:tc>
        <w:tc>
          <w:tcPr>
            <w:tcW w:w="0" w:type="auto"/>
            <w:hideMark/>
          </w:tcPr>
          <w:p w:rsidR="00CE01A2" w:rsidRPr="00D41C4D" w:rsidRDefault="00CE01A2" w:rsidP="00CE01A2">
            <w:pPr>
              <w:rPr>
                <w:rStyle w:val="psbox-value"/>
              </w:rPr>
            </w:pPr>
            <w:r w:rsidRPr="00D41C4D">
              <w:rPr>
                <w:rStyle w:val="psbox-value"/>
              </w:rPr>
              <w:t xml:space="preserve">Number of PSPUBHND instances for IB </w:t>
            </w:r>
          </w:p>
        </w:tc>
        <w:tc>
          <w:tcPr>
            <w:tcW w:w="0" w:type="auto"/>
            <w:hideMark/>
          </w:tcPr>
          <w:p w:rsidR="00CE01A2" w:rsidRPr="00D41C4D" w:rsidRDefault="00CE01A2" w:rsidP="00CE01A2">
            <w:pPr>
              <w:rPr>
                <w:rStyle w:val="psbox-value"/>
              </w:rPr>
            </w:pPr>
            <w:r w:rsidRPr="00D41C4D">
              <w:rPr>
                <w:rStyle w:val="psbox-value"/>
              </w:rPr>
              <w:t>1</w:t>
            </w:r>
          </w:p>
        </w:tc>
      </w:tr>
    </w:tbl>
    <w:p w:rsidR="00CE01A2" w:rsidRPr="00CE01A2" w:rsidRDefault="00CE01A2" w:rsidP="007A5837">
      <w:pPr>
        <w:pStyle w:val="NoSpacing"/>
        <w:rPr>
          <w:rStyle w:val="Hyperlink"/>
          <w:color w:val="auto"/>
          <w:u w:val="none"/>
        </w:rPr>
      </w:pPr>
    </w:p>
    <w:p w:rsidR="00D35E17" w:rsidRDefault="00CE01A2" w:rsidP="00580A11">
      <w:pPr>
        <w:ind w:left="360"/>
        <w:rPr>
          <w:rStyle w:val="Hyperlink"/>
          <w:b/>
          <w:color w:val="auto"/>
          <w:u w:val="none"/>
        </w:rPr>
      </w:pPr>
      <w:r w:rsidRPr="00CE01A2">
        <w:rPr>
          <w:rStyle w:val="Hyperlink"/>
          <w:b/>
          <w:color w:val="auto"/>
          <w:u w:val="none"/>
        </w:rPr>
        <w:t xml:space="preserve">Full Tier | </w:t>
      </w:r>
      <w:hyperlink r:id="rId47"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48" w:history="1">
        <w:r w:rsidR="00D35E17" w:rsidRPr="00CE01A2">
          <w:rPr>
            <w:rStyle w:val="Hyperlink"/>
            <w:b/>
            <w:color w:val="auto"/>
            <w:u w:val="none"/>
          </w:rPr>
          <w:t>Process Scheduler Settings</w:t>
        </w:r>
      </w:hyperlink>
    </w:p>
    <w:tbl>
      <w:tblPr>
        <w:tblStyle w:val="TableGridLight"/>
        <w:tblW w:w="0" w:type="auto"/>
        <w:tblInd w:w="328" w:type="dxa"/>
        <w:tblLook w:val="04A0" w:firstRow="1" w:lastRow="0" w:firstColumn="1" w:lastColumn="0" w:noHBand="0" w:noVBand="1"/>
      </w:tblPr>
      <w:tblGrid>
        <w:gridCol w:w="328"/>
        <w:gridCol w:w="6652"/>
        <w:gridCol w:w="328"/>
      </w:tblGrid>
      <w:tr w:rsidR="00CE01A2" w:rsidRPr="00CE01A2" w:rsidTr="00580A11">
        <w:tc>
          <w:tcPr>
            <w:tcW w:w="0" w:type="auto"/>
            <w:hideMark/>
          </w:tcPr>
          <w:p w:rsidR="00CE01A2" w:rsidRPr="00D41C4D" w:rsidRDefault="00CE01A2" w:rsidP="00CE01A2">
            <w:pPr>
              <w:rPr>
                <w:rStyle w:val="psbox-value"/>
              </w:rPr>
            </w:pPr>
            <w:r w:rsidRPr="00D41C4D">
              <w:rPr>
                <w:rStyle w:val="psbox-value"/>
              </w:rPr>
              <w:t>1</w:t>
            </w:r>
          </w:p>
        </w:tc>
        <w:tc>
          <w:tcPr>
            <w:tcW w:w="0" w:type="auto"/>
            <w:hideMark/>
          </w:tcPr>
          <w:p w:rsidR="00CE01A2" w:rsidRPr="00D41C4D" w:rsidRDefault="00CE01A2" w:rsidP="00CE01A2">
            <w:pPr>
              <w:rPr>
                <w:rStyle w:val="psbox-value"/>
              </w:rPr>
            </w:pPr>
            <w:r w:rsidRPr="00D41C4D">
              <w:rPr>
                <w:rStyle w:val="psbox-value"/>
              </w:rPr>
              <w:t xml:space="preserve">Number of Domains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2</w:t>
            </w:r>
          </w:p>
        </w:tc>
        <w:tc>
          <w:tcPr>
            <w:tcW w:w="0" w:type="auto"/>
            <w:hideMark/>
          </w:tcPr>
          <w:p w:rsidR="00CE01A2" w:rsidRPr="00D41C4D" w:rsidRDefault="00CE01A2" w:rsidP="00CE01A2">
            <w:pPr>
              <w:rPr>
                <w:rStyle w:val="psbox-value"/>
              </w:rPr>
            </w:pPr>
            <w:r w:rsidRPr="00D41C4D">
              <w:rPr>
                <w:rStyle w:val="psbox-value"/>
              </w:rPr>
              <w:t xml:space="preserve">Number of App Engine Server Instances(PSAESRV services) Per Domain </w:t>
            </w:r>
          </w:p>
        </w:tc>
        <w:tc>
          <w:tcPr>
            <w:tcW w:w="0" w:type="auto"/>
            <w:hideMark/>
          </w:tcPr>
          <w:p w:rsidR="00CE01A2" w:rsidRPr="00D41C4D" w:rsidRDefault="00CE01A2" w:rsidP="00CE01A2">
            <w:pPr>
              <w:rPr>
                <w:rStyle w:val="psbox-value"/>
              </w:rPr>
            </w:pPr>
            <w:r w:rsidRPr="00D41C4D">
              <w:rPr>
                <w:rStyle w:val="psbox-value"/>
              </w:rPr>
              <w:t>2</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3</w:t>
            </w:r>
          </w:p>
        </w:tc>
        <w:tc>
          <w:tcPr>
            <w:tcW w:w="0" w:type="auto"/>
            <w:hideMark/>
          </w:tcPr>
          <w:p w:rsidR="00CE01A2" w:rsidRPr="00D41C4D" w:rsidRDefault="00CE01A2" w:rsidP="00CE01A2">
            <w:pPr>
              <w:rPr>
                <w:rStyle w:val="psbox-value"/>
              </w:rPr>
            </w:pPr>
            <w:r w:rsidRPr="00D41C4D">
              <w:rPr>
                <w:rStyle w:val="psbox-value"/>
              </w:rPr>
              <w:t xml:space="preserve">Number of App Engine Server Instances(PSDSTSRV services) Per Domain </w:t>
            </w:r>
          </w:p>
        </w:tc>
        <w:tc>
          <w:tcPr>
            <w:tcW w:w="0" w:type="auto"/>
            <w:hideMark/>
          </w:tcPr>
          <w:p w:rsidR="00CE01A2" w:rsidRPr="00D41C4D" w:rsidRDefault="00CE01A2" w:rsidP="00CE01A2">
            <w:pPr>
              <w:rPr>
                <w:rStyle w:val="psbox-value"/>
              </w:rPr>
            </w:pPr>
            <w:r w:rsidRPr="00D41C4D">
              <w:rPr>
                <w:rStyle w:val="psbox-value"/>
              </w:rPr>
              <w:t>2</w:t>
            </w:r>
          </w:p>
        </w:tc>
      </w:tr>
    </w:tbl>
    <w:p w:rsidR="00CE01A2" w:rsidRPr="00CE01A2" w:rsidRDefault="00CE01A2" w:rsidP="007A5837">
      <w:pPr>
        <w:pStyle w:val="NoSpacing"/>
        <w:rPr>
          <w:rStyle w:val="Hyperlink"/>
          <w:color w:val="auto"/>
          <w:u w:val="none"/>
        </w:rPr>
      </w:pPr>
    </w:p>
    <w:p w:rsidR="00D35E17" w:rsidRDefault="00CE01A2" w:rsidP="00580A11">
      <w:pPr>
        <w:ind w:left="360"/>
        <w:rPr>
          <w:rStyle w:val="Hyperlink"/>
          <w:b/>
          <w:color w:val="auto"/>
          <w:u w:val="none"/>
        </w:rPr>
      </w:pPr>
      <w:r w:rsidRPr="00CE01A2">
        <w:rPr>
          <w:rStyle w:val="Hyperlink"/>
          <w:b/>
          <w:color w:val="auto"/>
          <w:u w:val="none"/>
        </w:rPr>
        <w:t xml:space="preserve">Full Tier | </w:t>
      </w:r>
      <w:hyperlink r:id="rId49"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50" w:history="1">
        <w:r w:rsidR="00D35E17" w:rsidRPr="00CE01A2">
          <w:rPr>
            <w:rStyle w:val="Hyperlink"/>
            <w:b/>
            <w:color w:val="auto"/>
            <w:u w:val="none"/>
          </w:rPr>
          <w:t>Process Scheduler Server Definition Parameters</w:t>
        </w:r>
      </w:hyperlink>
    </w:p>
    <w:tbl>
      <w:tblPr>
        <w:tblStyle w:val="TableGridLight"/>
        <w:tblW w:w="0" w:type="auto"/>
        <w:tblInd w:w="328" w:type="dxa"/>
        <w:tblLook w:val="04A0" w:firstRow="1" w:lastRow="0" w:firstColumn="1" w:lastColumn="0" w:noHBand="0" w:noVBand="1"/>
      </w:tblPr>
      <w:tblGrid>
        <w:gridCol w:w="328"/>
        <w:gridCol w:w="2028"/>
        <w:gridCol w:w="328"/>
      </w:tblGrid>
      <w:tr w:rsidR="00CE01A2" w:rsidRPr="00CE01A2" w:rsidTr="00580A11">
        <w:tc>
          <w:tcPr>
            <w:tcW w:w="0" w:type="auto"/>
            <w:hideMark/>
          </w:tcPr>
          <w:p w:rsidR="00CE01A2" w:rsidRPr="00D41C4D" w:rsidRDefault="00CE01A2" w:rsidP="00CE01A2">
            <w:pPr>
              <w:rPr>
                <w:rStyle w:val="psbox-value"/>
              </w:rPr>
            </w:pPr>
            <w:r w:rsidRPr="00D41C4D">
              <w:rPr>
                <w:rStyle w:val="psbox-value"/>
              </w:rPr>
              <w:t>1</w:t>
            </w:r>
          </w:p>
        </w:tc>
        <w:tc>
          <w:tcPr>
            <w:tcW w:w="0" w:type="auto"/>
            <w:hideMark/>
          </w:tcPr>
          <w:p w:rsidR="00CE01A2" w:rsidRPr="00D41C4D" w:rsidRDefault="00CE01A2" w:rsidP="00CE01A2">
            <w:pPr>
              <w:rPr>
                <w:rStyle w:val="psbox-value"/>
              </w:rPr>
            </w:pPr>
            <w:r w:rsidRPr="00D41C4D">
              <w:rPr>
                <w:rStyle w:val="psbox-value"/>
              </w:rPr>
              <w:t xml:space="preserve">Application Engine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2</w:t>
            </w:r>
          </w:p>
        </w:tc>
        <w:tc>
          <w:tcPr>
            <w:tcW w:w="0" w:type="auto"/>
            <w:hideMark/>
          </w:tcPr>
          <w:p w:rsidR="00CE01A2" w:rsidRPr="00D41C4D" w:rsidRDefault="00CE01A2" w:rsidP="00CE01A2">
            <w:pPr>
              <w:rPr>
                <w:rStyle w:val="psbox-value"/>
              </w:rPr>
            </w:pPr>
            <w:r w:rsidRPr="00D41C4D">
              <w:rPr>
                <w:rStyle w:val="psbox-value"/>
              </w:rPr>
              <w:t xml:space="preserve">XML Publisher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3</w:t>
            </w:r>
          </w:p>
        </w:tc>
        <w:tc>
          <w:tcPr>
            <w:tcW w:w="0" w:type="auto"/>
            <w:hideMark/>
          </w:tcPr>
          <w:p w:rsidR="00CE01A2" w:rsidRPr="00D41C4D" w:rsidRDefault="00CE01A2" w:rsidP="00CE01A2">
            <w:pPr>
              <w:rPr>
                <w:rStyle w:val="psbox-value"/>
              </w:rPr>
            </w:pPr>
            <w:r w:rsidRPr="00D41C4D">
              <w:rPr>
                <w:rStyle w:val="psbox-value"/>
              </w:rPr>
              <w:t xml:space="preserve">COBOL SQL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4</w:t>
            </w:r>
          </w:p>
        </w:tc>
        <w:tc>
          <w:tcPr>
            <w:tcW w:w="0" w:type="auto"/>
            <w:hideMark/>
          </w:tcPr>
          <w:p w:rsidR="00CE01A2" w:rsidRPr="00D41C4D" w:rsidRDefault="00CE01A2" w:rsidP="00CE01A2">
            <w:pPr>
              <w:rPr>
                <w:rStyle w:val="psbox-value"/>
              </w:rPr>
            </w:pPr>
            <w:r w:rsidRPr="00D41C4D">
              <w:rPr>
                <w:rStyle w:val="psbox-value"/>
              </w:rPr>
              <w:t xml:space="preserve">Optimization Engine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5</w:t>
            </w:r>
          </w:p>
        </w:tc>
        <w:tc>
          <w:tcPr>
            <w:tcW w:w="0" w:type="auto"/>
            <w:hideMark/>
          </w:tcPr>
          <w:p w:rsidR="00CE01A2" w:rsidRPr="00D41C4D" w:rsidRDefault="00CE01A2" w:rsidP="00CE01A2">
            <w:pPr>
              <w:rPr>
                <w:rStyle w:val="psbox-value"/>
              </w:rPr>
            </w:pPr>
            <w:r w:rsidRPr="00D41C4D">
              <w:rPr>
                <w:rStyle w:val="psbox-value"/>
              </w:rPr>
              <w:t xml:space="preserve">SQR Process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t>6</w:t>
            </w:r>
          </w:p>
        </w:tc>
        <w:tc>
          <w:tcPr>
            <w:tcW w:w="0" w:type="auto"/>
            <w:hideMark/>
          </w:tcPr>
          <w:p w:rsidR="00CE01A2" w:rsidRPr="00D41C4D" w:rsidRDefault="00CE01A2" w:rsidP="00CE01A2">
            <w:pPr>
              <w:rPr>
                <w:rStyle w:val="psbox-value"/>
              </w:rPr>
            </w:pPr>
            <w:r w:rsidRPr="00D41C4D">
              <w:rPr>
                <w:rStyle w:val="psbox-value"/>
              </w:rPr>
              <w:t xml:space="preserve">SQR Report </w:t>
            </w:r>
          </w:p>
        </w:tc>
        <w:tc>
          <w:tcPr>
            <w:tcW w:w="0" w:type="auto"/>
            <w:hideMark/>
          </w:tcPr>
          <w:p w:rsidR="00CE01A2" w:rsidRPr="00D41C4D" w:rsidRDefault="00CE01A2" w:rsidP="00CE01A2">
            <w:pPr>
              <w:rPr>
                <w:rStyle w:val="psbox-value"/>
              </w:rPr>
            </w:pPr>
            <w:r w:rsidRPr="00D41C4D">
              <w:rPr>
                <w:rStyle w:val="psbox-value"/>
              </w:rPr>
              <w:t>1</w:t>
            </w:r>
          </w:p>
        </w:tc>
      </w:tr>
      <w:tr w:rsidR="00CE01A2" w:rsidRPr="00CE01A2" w:rsidTr="00580A11">
        <w:tc>
          <w:tcPr>
            <w:tcW w:w="0" w:type="auto"/>
            <w:hideMark/>
          </w:tcPr>
          <w:p w:rsidR="00CE01A2" w:rsidRPr="00D41C4D" w:rsidRDefault="00CE01A2" w:rsidP="00CE01A2">
            <w:pPr>
              <w:rPr>
                <w:rStyle w:val="psbox-value"/>
              </w:rPr>
            </w:pPr>
            <w:r w:rsidRPr="00D41C4D">
              <w:rPr>
                <w:rStyle w:val="psbox-value"/>
              </w:rPr>
              <w:lastRenderedPageBreak/>
              <w:t>7</w:t>
            </w:r>
          </w:p>
        </w:tc>
        <w:tc>
          <w:tcPr>
            <w:tcW w:w="0" w:type="auto"/>
            <w:hideMark/>
          </w:tcPr>
          <w:p w:rsidR="00CE01A2" w:rsidRPr="00D41C4D" w:rsidRDefault="00CE01A2" w:rsidP="00CE01A2">
            <w:pPr>
              <w:rPr>
                <w:rStyle w:val="psbox-value"/>
              </w:rPr>
            </w:pPr>
            <w:r w:rsidRPr="00D41C4D">
              <w:rPr>
                <w:rStyle w:val="psbox-value"/>
              </w:rPr>
              <w:t xml:space="preserve">Max </w:t>
            </w:r>
            <w:proofErr w:type="spellStart"/>
            <w:r w:rsidRPr="00D41C4D">
              <w:rPr>
                <w:rStyle w:val="psbox-value"/>
              </w:rPr>
              <w:t>Api</w:t>
            </w:r>
            <w:proofErr w:type="spellEnd"/>
            <w:r w:rsidRPr="00D41C4D">
              <w:rPr>
                <w:rStyle w:val="psbox-value"/>
              </w:rPr>
              <w:t xml:space="preserve"> Aware </w:t>
            </w:r>
          </w:p>
        </w:tc>
        <w:tc>
          <w:tcPr>
            <w:tcW w:w="0" w:type="auto"/>
            <w:hideMark/>
          </w:tcPr>
          <w:p w:rsidR="00CE01A2" w:rsidRPr="00D41C4D" w:rsidRDefault="00CE01A2" w:rsidP="00CE01A2">
            <w:pPr>
              <w:rPr>
                <w:rStyle w:val="psbox-value"/>
              </w:rPr>
            </w:pPr>
            <w:r w:rsidRPr="00D41C4D">
              <w:rPr>
                <w:rStyle w:val="psbox-value"/>
              </w:rPr>
              <w:t>1</w:t>
            </w:r>
          </w:p>
        </w:tc>
      </w:tr>
    </w:tbl>
    <w:p w:rsidR="00CE01A2" w:rsidRPr="00CE01A2" w:rsidRDefault="00CE01A2" w:rsidP="007A5837">
      <w:pPr>
        <w:pStyle w:val="NoSpacing"/>
        <w:rPr>
          <w:rStyle w:val="Hyperlink"/>
          <w:color w:val="auto"/>
          <w:u w:val="none"/>
        </w:rPr>
      </w:pPr>
    </w:p>
    <w:p w:rsidR="00D35E17" w:rsidRDefault="00CE01A2" w:rsidP="00580A11">
      <w:pPr>
        <w:ind w:left="360"/>
        <w:rPr>
          <w:rStyle w:val="Hyperlink"/>
          <w:b/>
          <w:color w:val="auto"/>
          <w:u w:val="none"/>
        </w:rPr>
      </w:pPr>
      <w:r w:rsidRPr="00CE01A2">
        <w:rPr>
          <w:rStyle w:val="Hyperlink"/>
          <w:b/>
          <w:color w:val="auto"/>
          <w:u w:val="none"/>
        </w:rPr>
        <w:t xml:space="preserve">Full Tier | </w:t>
      </w:r>
      <w:hyperlink r:id="rId51"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52" w:history="1">
        <w:r w:rsidR="00D35E17" w:rsidRPr="00CE01A2">
          <w:rPr>
            <w:rStyle w:val="Hyperlink"/>
            <w:b/>
            <w:color w:val="auto"/>
            <w:u w:val="none"/>
          </w:rPr>
          <w:t>Advanced</w:t>
        </w:r>
      </w:hyperlink>
    </w:p>
    <w:p w:rsidR="00CE01A2" w:rsidRDefault="00CE01A2" w:rsidP="00580A11">
      <w:pPr>
        <w:ind w:firstLine="360"/>
        <w:rPr>
          <w:rStyle w:val="Hyperlink"/>
          <w:color w:val="auto"/>
          <w:u w:val="none"/>
        </w:rPr>
      </w:pPr>
      <w:r w:rsidRPr="00CE01A2">
        <w:rPr>
          <w:rStyle w:val="Hyperlink"/>
          <w:color w:val="auto"/>
          <w:u w:val="none"/>
        </w:rPr>
        <w:t>None</w:t>
      </w:r>
    </w:p>
    <w:p w:rsidR="00903375" w:rsidRDefault="00903375" w:rsidP="00580A11">
      <w:pPr>
        <w:ind w:firstLine="360"/>
        <w:rPr>
          <w:rStyle w:val="Hyperlink"/>
          <w:color w:val="auto"/>
          <w:u w:val="none"/>
        </w:rPr>
      </w:pPr>
    </w:p>
    <w:p w:rsidR="00CE01A2" w:rsidRDefault="00CE01A2" w:rsidP="00580A11">
      <w:pPr>
        <w:pStyle w:val="ListParagraph"/>
        <w:numPr>
          <w:ilvl w:val="0"/>
          <w:numId w:val="36"/>
        </w:numPr>
      </w:pPr>
      <w:r>
        <w:t xml:space="preserve">Click Next to configure zone and role. Select options as shown below. </w:t>
      </w:r>
    </w:p>
    <w:p w:rsidR="00CE01A2" w:rsidRDefault="00CE01A2" w:rsidP="00580A11">
      <w:pPr>
        <w:ind w:left="360"/>
      </w:pPr>
      <w:r>
        <w:rPr>
          <w:noProof/>
        </w:rPr>
        <w:drawing>
          <wp:inline distT="0" distB="0" distL="0" distR="0" wp14:anchorId="5EF15224" wp14:editId="6AE90E89">
            <wp:extent cx="4180840" cy="3032448"/>
            <wp:effectExtent l="19050" t="19050" r="1016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9777" cy="3046183"/>
                    </a:xfrm>
                    <a:prstGeom prst="rect">
                      <a:avLst/>
                    </a:prstGeom>
                    <a:ln>
                      <a:solidFill>
                        <a:schemeClr val="accent1"/>
                      </a:solidFill>
                    </a:ln>
                  </pic:spPr>
                </pic:pic>
              </a:graphicData>
            </a:graphic>
          </wp:inline>
        </w:drawing>
      </w:r>
    </w:p>
    <w:p w:rsidR="00CE01A2" w:rsidRDefault="00CE01A2" w:rsidP="00580A11">
      <w:pPr>
        <w:pStyle w:val="ListParagraph"/>
        <w:numPr>
          <w:ilvl w:val="0"/>
          <w:numId w:val="36"/>
        </w:numPr>
      </w:pPr>
      <w:r>
        <w:t xml:space="preserve">Click Next.  Review the page and click Submit to save the template. </w:t>
      </w:r>
    </w:p>
    <w:p w:rsidR="00CE01A2" w:rsidRDefault="00CE01A2" w:rsidP="00580A11">
      <w:pPr>
        <w:ind w:left="360"/>
      </w:pPr>
      <w:r>
        <w:rPr>
          <w:noProof/>
        </w:rPr>
        <w:drawing>
          <wp:inline distT="0" distB="0" distL="0" distR="0" wp14:anchorId="09DF8759" wp14:editId="5F581242">
            <wp:extent cx="4181002" cy="3032567"/>
            <wp:effectExtent l="19050" t="19050" r="10160" b="158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3235" cy="3055946"/>
                    </a:xfrm>
                    <a:prstGeom prst="rect">
                      <a:avLst/>
                    </a:prstGeom>
                    <a:ln>
                      <a:solidFill>
                        <a:schemeClr val="accent1"/>
                      </a:solidFill>
                    </a:ln>
                  </pic:spPr>
                </pic:pic>
              </a:graphicData>
            </a:graphic>
          </wp:inline>
        </w:drawing>
      </w:r>
    </w:p>
    <w:p w:rsidR="00CE01A2" w:rsidRDefault="00CE01A2" w:rsidP="00C854C3">
      <w:pPr>
        <w:pStyle w:val="Heading2"/>
        <w:numPr>
          <w:ilvl w:val="0"/>
          <w:numId w:val="41"/>
        </w:numPr>
        <w:ind w:left="360"/>
      </w:pPr>
      <w:bookmarkStart w:id="42" w:name="_Create_Environment"/>
      <w:bookmarkStart w:id="43" w:name="_Toc27132514"/>
      <w:bookmarkEnd w:id="42"/>
      <w:r>
        <w:lastRenderedPageBreak/>
        <w:t>Create Environment</w:t>
      </w:r>
      <w:bookmarkEnd w:id="43"/>
    </w:p>
    <w:p w:rsidR="00735EB6" w:rsidRPr="00735EB6" w:rsidRDefault="00735EB6" w:rsidP="00735EB6">
      <w:r>
        <w:t>Time: 50 mins</w:t>
      </w:r>
    </w:p>
    <w:p w:rsidR="00CE01A2" w:rsidRDefault="00CE01A2" w:rsidP="00580A11">
      <w:pPr>
        <w:pStyle w:val="ListParagraph"/>
        <w:numPr>
          <w:ilvl w:val="0"/>
          <w:numId w:val="37"/>
        </w:numPr>
      </w:pPr>
      <w:r>
        <w:t xml:space="preserve">Navigate to Dashboard | Environments.  Click Create Environment button. </w:t>
      </w:r>
    </w:p>
    <w:p w:rsidR="00CE01A2" w:rsidRDefault="008B7BAE" w:rsidP="00580A11">
      <w:pPr>
        <w:pStyle w:val="ListParagraph"/>
        <w:numPr>
          <w:ilvl w:val="0"/>
          <w:numId w:val="37"/>
        </w:numPr>
      </w:pPr>
      <w:r>
        <w:t xml:space="preserve">Provide </w:t>
      </w:r>
      <w:r w:rsidR="004562AC">
        <w:t>a</w:t>
      </w:r>
      <w:r w:rsidR="006E43D7">
        <w:t xml:space="preserve"> unique</w:t>
      </w:r>
      <w:r>
        <w:t xml:space="preserve"> environment name</w:t>
      </w:r>
      <w:r w:rsidR="00D41C4D">
        <w:t xml:space="preserve">. </w:t>
      </w:r>
      <w:r w:rsidR="00CE01A2">
        <w:t>Selec</w:t>
      </w:r>
      <w:r>
        <w:t xml:space="preserve">t </w:t>
      </w:r>
      <w:r w:rsidR="00D41C4D">
        <w:t xml:space="preserve">the Template that was created in previous section – MYPUM. Expand all sections under Environment Attributes and provide all inputs.  Use the table given below for quick and default values. </w:t>
      </w:r>
      <w:r w:rsidR="00597477">
        <w:t xml:space="preserve">Click Done to begin the environment </w:t>
      </w:r>
      <w:r w:rsidR="00EB6855">
        <w:t>provisioning</w:t>
      </w:r>
      <w:r w:rsidR="00597477">
        <w:t xml:space="preserve"> process. </w:t>
      </w:r>
    </w:p>
    <w:p w:rsidR="00351BE1" w:rsidRDefault="00351BE1" w:rsidP="00580A11">
      <w:pPr>
        <w:ind w:left="360"/>
      </w:pPr>
      <w:r>
        <w:t xml:space="preserve">Monitor the deployment logs under </w:t>
      </w:r>
      <w:r w:rsidR="00B27B86">
        <w:t xml:space="preserve">Dashboard | </w:t>
      </w:r>
      <w:r>
        <w:t>Environments | &lt;Environment&gt; | Action Menu | Details | Logs</w:t>
      </w:r>
    </w:p>
    <w:p w:rsidR="008B7BAE" w:rsidRDefault="005C72F6" w:rsidP="00580A11">
      <w:pPr>
        <w:ind w:left="360"/>
      </w:pPr>
      <w:r>
        <w:rPr>
          <w:noProof/>
        </w:rPr>
        <w:drawing>
          <wp:inline distT="0" distB="0" distL="0" distR="0" wp14:anchorId="25B8E4EA" wp14:editId="4132A4C6">
            <wp:extent cx="5092700" cy="3698335"/>
            <wp:effectExtent l="19050" t="19050" r="1270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8281" cy="3702388"/>
                    </a:xfrm>
                    <a:prstGeom prst="rect">
                      <a:avLst/>
                    </a:prstGeom>
                    <a:noFill/>
                    <a:ln>
                      <a:solidFill>
                        <a:schemeClr val="accent1"/>
                      </a:solidFill>
                    </a:ln>
                  </pic:spPr>
                </pic:pic>
              </a:graphicData>
            </a:graphic>
          </wp:inline>
        </w:drawing>
      </w:r>
    </w:p>
    <w:p w:rsidR="00D41C4D" w:rsidRPr="00D41C4D" w:rsidRDefault="00A32A0D" w:rsidP="00AA4943">
      <w:pPr>
        <w:ind w:firstLine="360"/>
        <w:rPr>
          <w:rStyle w:val="Hyperlink"/>
          <w:color w:val="auto"/>
          <w:u w:val="none"/>
        </w:rPr>
      </w:pPr>
      <w:hyperlink r:id="rId56" w:history="1">
        <w:r w:rsidR="00D41C4D" w:rsidRPr="00D41C4D">
          <w:rPr>
            <w:rStyle w:val="Hyperlink"/>
            <w:b/>
            <w:color w:val="auto"/>
            <w:u w:val="none"/>
          </w:rPr>
          <w:t>Full Tier</w:t>
        </w:r>
      </w:hyperlink>
      <w:r w:rsidR="00D41C4D" w:rsidRPr="00D41C4D">
        <w:rPr>
          <w:rStyle w:val="Hyperlink"/>
          <w:color w:val="auto"/>
          <w:u w:val="none"/>
        </w:rPr>
        <w:t xml:space="preserve"> | </w:t>
      </w:r>
      <w:hyperlink r:id="rId57" w:history="1">
        <w:r w:rsidR="00D41C4D" w:rsidRPr="00D41C4D">
          <w:rPr>
            <w:rStyle w:val="Hyperlink"/>
            <w:b/>
            <w:color w:val="auto"/>
            <w:u w:val="none"/>
          </w:rPr>
          <w:t>Credentials</w:t>
        </w:r>
      </w:hyperlink>
    </w:p>
    <w:tbl>
      <w:tblPr>
        <w:tblStyle w:val="TableGridLight"/>
        <w:tblW w:w="0" w:type="auto"/>
        <w:tblInd w:w="327" w:type="dxa"/>
        <w:tblLook w:val="04A0" w:firstRow="1" w:lastRow="0" w:firstColumn="1" w:lastColumn="0" w:noHBand="0" w:noVBand="1"/>
      </w:tblPr>
      <w:tblGrid>
        <w:gridCol w:w="419"/>
        <w:gridCol w:w="3927"/>
        <w:gridCol w:w="1401"/>
      </w:tblGrid>
      <w:tr w:rsidR="00D41C4D" w:rsidTr="00580A11">
        <w:tc>
          <w:tcPr>
            <w:tcW w:w="0" w:type="auto"/>
            <w:hideMark/>
          </w:tcPr>
          <w:p w:rsidR="00D41C4D" w:rsidRDefault="00D41C4D" w:rsidP="00D41C4D">
            <w:pPr>
              <w:jc w:val="center"/>
              <w:rPr>
                <w:b/>
                <w:bCs/>
              </w:rPr>
            </w:pPr>
            <w:r>
              <w:rPr>
                <w:b/>
                <w:bCs/>
              </w:rPr>
              <w:t> </w:t>
            </w:r>
          </w:p>
        </w:tc>
        <w:tc>
          <w:tcPr>
            <w:tcW w:w="0" w:type="auto"/>
            <w:hideMark/>
          </w:tcPr>
          <w:p w:rsidR="00D41C4D" w:rsidRDefault="00D41C4D" w:rsidP="00D41C4D">
            <w:pPr>
              <w:jc w:val="center"/>
              <w:rPr>
                <w:b/>
                <w:bCs/>
              </w:rPr>
            </w:pPr>
            <w:r>
              <w:rPr>
                <w:b/>
                <w:bCs/>
              </w:rPr>
              <w:t>Name</w:t>
            </w:r>
          </w:p>
        </w:tc>
        <w:tc>
          <w:tcPr>
            <w:tcW w:w="0" w:type="auto"/>
            <w:hideMark/>
          </w:tcPr>
          <w:p w:rsidR="00D41C4D" w:rsidRDefault="00D41C4D">
            <w:pPr>
              <w:jc w:val="center"/>
              <w:rPr>
                <w:b/>
                <w:bCs/>
              </w:rPr>
            </w:pPr>
            <w:r>
              <w:rPr>
                <w:b/>
                <w:bCs/>
              </w:rPr>
              <w:t>Value</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1</w:t>
            </w:r>
          </w:p>
        </w:tc>
        <w:tc>
          <w:tcPr>
            <w:tcW w:w="0" w:type="auto"/>
            <w:hideMark/>
          </w:tcPr>
          <w:p w:rsidR="00D41C4D" w:rsidRPr="00AA4943" w:rsidRDefault="00D41C4D" w:rsidP="00D41C4D">
            <w:pPr>
              <w:rPr>
                <w:sz w:val="20"/>
                <w:szCs w:val="20"/>
              </w:rPr>
            </w:pPr>
            <w:r w:rsidRPr="00AA4943">
              <w:rPr>
                <w:rStyle w:val="psbox-value"/>
                <w:sz w:val="20"/>
                <w:szCs w:val="20"/>
              </w:rPr>
              <w:t>Database Connect Id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people</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2</w:t>
            </w:r>
          </w:p>
        </w:tc>
        <w:tc>
          <w:tcPr>
            <w:tcW w:w="0" w:type="auto"/>
            <w:hideMark/>
          </w:tcPr>
          <w:p w:rsidR="00D41C4D" w:rsidRPr="00AA4943" w:rsidRDefault="00D41C4D" w:rsidP="00D41C4D">
            <w:pPr>
              <w:rPr>
                <w:sz w:val="20"/>
                <w:szCs w:val="20"/>
              </w:rPr>
            </w:pPr>
            <w:r w:rsidRPr="00AA4943">
              <w:rPr>
                <w:rStyle w:val="psbox-value"/>
                <w:sz w:val="20"/>
                <w:szCs w:val="20"/>
              </w:rPr>
              <w:t>Database Connect Password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Password1234</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3</w:t>
            </w:r>
          </w:p>
        </w:tc>
        <w:tc>
          <w:tcPr>
            <w:tcW w:w="0" w:type="auto"/>
            <w:hideMark/>
          </w:tcPr>
          <w:p w:rsidR="00D41C4D" w:rsidRPr="00AA4943" w:rsidRDefault="00D41C4D" w:rsidP="00D41C4D">
            <w:pPr>
              <w:rPr>
                <w:sz w:val="20"/>
                <w:szCs w:val="20"/>
              </w:rPr>
            </w:pPr>
            <w:proofErr w:type="spellStart"/>
            <w:r w:rsidRPr="00AA4943">
              <w:rPr>
                <w:rStyle w:val="psbox-value"/>
                <w:sz w:val="20"/>
                <w:szCs w:val="20"/>
              </w:rPr>
              <w:t>Weblogic</w:t>
            </w:r>
            <w:proofErr w:type="spellEnd"/>
            <w:r w:rsidRPr="00AA4943">
              <w:rPr>
                <w:rStyle w:val="psbox-value"/>
                <w:sz w:val="20"/>
                <w:szCs w:val="20"/>
              </w:rPr>
              <w:t xml:space="preserve"> Administrator Username</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system</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4</w:t>
            </w:r>
          </w:p>
        </w:tc>
        <w:tc>
          <w:tcPr>
            <w:tcW w:w="0" w:type="auto"/>
            <w:hideMark/>
          </w:tcPr>
          <w:p w:rsidR="00D41C4D" w:rsidRPr="00AA4943" w:rsidRDefault="00D41C4D" w:rsidP="00D41C4D">
            <w:pPr>
              <w:rPr>
                <w:sz w:val="20"/>
                <w:szCs w:val="20"/>
              </w:rPr>
            </w:pPr>
            <w:proofErr w:type="spellStart"/>
            <w:r w:rsidRPr="00AA4943">
              <w:rPr>
                <w:rStyle w:val="psbox-value"/>
                <w:sz w:val="20"/>
                <w:szCs w:val="20"/>
              </w:rPr>
              <w:t>Weblogic</w:t>
            </w:r>
            <w:proofErr w:type="spellEnd"/>
            <w:r w:rsidRPr="00AA4943">
              <w:rPr>
                <w:rStyle w:val="psbox-value"/>
                <w:sz w:val="20"/>
                <w:szCs w:val="20"/>
              </w:rPr>
              <w:t xml:space="preserve"> Administrator Password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Password1234</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5</w:t>
            </w:r>
          </w:p>
        </w:tc>
        <w:tc>
          <w:tcPr>
            <w:tcW w:w="0" w:type="auto"/>
            <w:hideMark/>
          </w:tcPr>
          <w:p w:rsidR="00D41C4D" w:rsidRPr="00AA4943" w:rsidRDefault="00D41C4D" w:rsidP="00D41C4D">
            <w:pPr>
              <w:rPr>
                <w:sz w:val="20"/>
                <w:szCs w:val="20"/>
              </w:rPr>
            </w:pPr>
            <w:r w:rsidRPr="00AA4943">
              <w:rPr>
                <w:rStyle w:val="psbox-value"/>
                <w:sz w:val="20"/>
                <w:szCs w:val="20"/>
              </w:rPr>
              <w:t>Database Administrator Password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Password1234</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6</w:t>
            </w:r>
          </w:p>
        </w:tc>
        <w:tc>
          <w:tcPr>
            <w:tcW w:w="0" w:type="auto"/>
            <w:hideMark/>
          </w:tcPr>
          <w:p w:rsidR="00D41C4D" w:rsidRPr="00AA4943" w:rsidRDefault="00D41C4D" w:rsidP="00D41C4D">
            <w:pPr>
              <w:rPr>
                <w:sz w:val="20"/>
                <w:szCs w:val="20"/>
              </w:rPr>
            </w:pPr>
            <w:r w:rsidRPr="00AA4943">
              <w:rPr>
                <w:rStyle w:val="psbox-value"/>
                <w:sz w:val="20"/>
                <w:szCs w:val="20"/>
              </w:rPr>
              <w:t>Gateway Administrator Username</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administrator</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7</w:t>
            </w:r>
          </w:p>
        </w:tc>
        <w:tc>
          <w:tcPr>
            <w:tcW w:w="0" w:type="auto"/>
            <w:hideMark/>
          </w:tcPr>
          <w:p w:rsidR="00D41C4D" w:rsidRPr="00AA4943" w:rsidRDefault="00D41C4D" w:rsidP="00D41C4D">
            <w:pPr>
              <w:rPr>
                <w:sz w:val="20"/>
                <w:szCs w:val="20"/>
              </w:rPr>
            </w:pPr>
            <w:r w:rsidRPr="00AA4943">
              <w:rPr>
                <w:rStyle w:val="psbox-value"/>
                <w:sz w:val="20"/>
                <w:szCs w:val="20"/>
              </w:rPr>
              <w:t>Gateway Administrator Password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Password1234</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8</w:t>
            </w:r>
          </w:p>
        </w:tc>
        <w:tc>
          <w:tcPr>
            <w:tcW w:w="0" w:type="auto"/>
            <w:hideMark/>
          </w:tcPr>
          <w:p w:rsidR="00D41C4D" w:rsidRPr="00AA4943" w:rsidRDefault="00D41C4D" w:rsidP="00D41C4D">
            <w:pPr>
              <w:rPr>
                <w:sz w:val="20"/>
                <w:szCs w:val="20"/>
              </w:rPr>
            </w:pPr>
            <w:r w:rsidRPr="00AA4943">
              <w:rPr>
                <w:rStyle w:val="psbox-value"/>
                <w:sz w:val="20"/>
                <w:szCs w:val="20"/>
              </w:rPr>
              <w:t>Database Operator Id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PS</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9</w:t>
            </w:r>
          </w:p>
        </w:tc>
        <w:tc>
          <w:tcPr>
            <w:tcW w:w="0" w:type="auto"/>
            <w:hideMark/>
          </w:tcPr>
          <w:p w:rsidR="00D41C4D" w:rsidRPr="00AA4943" w:rsidRDefault="00D41C4D" w:rsidP="00D41C4D">
            <w:pPr>
              <w:rPr>
                <w:sz w:val="20"/>
                <w:szCs w:val="20"/>
              </w:rPr>
            </w:pPr>
            <w:r w:rsidRPr="00AA4943">
              <w:rPr>
                <w:rStyle w:val="psbox-value"/>
                <w:sz w:val="20"/>
                <w:szCs w:val="20"/>
              </w:rPr>
              <w:t>Database Operator Password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PS</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10</w:t>
            </w:r>
          </w:p>
        </w:tc>
        <w:tc>
          <w:tcPr>
            <w:tcW w:w="0" w:type="auto"/>
            <w:hideMark/>
          </w:tcPr>
          <w:p w:rsidR="00D41C4D" w:rsidRPr="00AA4943" w:rsidRDefault="00D41C4D" w:rsidP="00D41C4D">
            <w:pPr>
              <w:rPr>
                <w:sz w:val="20"/>
                <w:szCs w:val="20"/>
              </w:rPr>
            </w:pPr>
            <w:r w:rsidRPr="00AA4943">
              <w:rPr>
                <w:rStyle w:val="psbox-value"/>
                <w:sz w:val="20"/>
                <w:szCs w:val="20"/>
              </w:rPr>
              <w:t>Web Profile Password for user PTWEBSERVER</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Password1234</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11</w:t>
            </w:r>
          </w:p>
        </w:tc>
        <w:tc>
          <w:tcPr>
            <w:tcW w:w="0" w:type="auto"/>
            <w:hideMark/>
          </w:tcPr>
          <w:p w:rsidR="00D41C4D" w:rsidRPr="00AA4943" w:rsidRDefault="00D41C4D" w:rsidP="00D41C4D">
            <w:pPr>
              <w:rPr>
                <w:sz w:val="20"/>
                <w:szCs w:val="20"/>
              </w:rPr>
            </w:pPr>
            <w:r w:rsidRPr="00AA4943">
              <w:rPr>
                <w:rStyle w:val="psbox-value"/>
                <w:sz w:val="20"/>
                <w:szCs w:val="20"/>
              </w:rPr>
              <w:t>Database Access Id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SYSADM</w:t>
            </w:r>
          </w:p>
        </w:tc>
      </w:tr>
      <w:tr w:rsidR="00D41C4D" w:rsidTr="00580A11">
        <w:tc>
          <w:tcPr>
            <w:tcW w:w="0" w:type="auto"/>
            <w:hideMark/>
          </w:tcPr>
          <w:p w:rsidR="00D41C4D" w:rsidRPr="00AA4943" w:rsidRDefault="00D41C4D" w:rsidP="00D41C4D">
            <w:pPr>
              <w:rPr>
                <w:sz w:val="20"/>
                <w:szCs w:val="20"/>
              </w:rPr>
            </w:pPr>
            <w:r w:rsidRPr="00AA4943">
              <w:rPr>
                <w:rStyle w:val="psbox-value"/>
                <w:sz w:val="20"/>
                <w:szCs w:val="20"/>
              </w:rPr>
              <w:t>12</w:t>
            </w:r>
          </w:p>
        </w:tc>
        <w:tc>
          <w:tcPr>
            <w:tcW w:w="0" w:type="auto"/>
            <w:hideMark/>
          </w:tcPr>
          <w:p w:rsidR="00D41C4D" w:rsidRPr="00AA4943" w:rsidRDefault="00D41C4D" w:rsidP="00D41C4D">
            <w:pPr>
              <w:rPr>
                <w:sz w:val="20"/>
                <w:szCs w:val="20"/>
              </w:rPr>
            </w:pPr>
            <w:r w:rsidRPr="00AA4943">
              <w:rPr>
                <w:rStyle w:val="psbox-value"/>
                <w:sz w:val="20"/>
                <w:szCs w:val="20"/>
              </w:rPr>
              <w:t>Database Access Password</w:t>
            </w:r>
            <w:r w:rsidRPr="00AA4943">
              <w:rPr>
                <w:sz w:val="20"/>
                <w:szCs w:val="20"/>
              </w:rPr>
              <w:t xml:space="preserve"> </w:t>
            </w:r>
          </w:p>
        </w:tc>
        <w:tc>
          <w:tcPr>
            <w:tcW w:w="0" w:type="auto"/>
            <w:hideMark/>
          </w:tcPr>
          <w:p w:rsidR="00D41C4D" w:rsidRPr="00AA4943" w:rsidRDefault="00D41C4D">
            <w:pPr>
              <w:rPr>
                <w:sz w:val="20"/>
                <w:szCs w:val="20"/>
              </w:rPr>
            </w:pPr>
            <w:r w:rsidRPr="00AA4943">
              <w:rPr>
                <w:sz w:val="20"/>
                <w:szCs w:val="20"/>
              </w:rPr>
              <w:t>Password1234</w:t>
            </w:r>
          </w:p>
        </w:tc>
      </w:tr>
    </w:tbl>
    <w:p w:rsidR="00D41C4D" w:rsidRPr="00CE01A2" w:rsidRDefault="00A32A0D" w:rsidP="00580A11">
      <w:pPr>
        <w:ind w:left="360"/>
        <w:rPr>
          <w:b/>
          <w:bCs/>
        </w:rPr>
      </w:pPr>
      <w:hyperlink r:id="rId58" w:history="1">
        <w:r w:rsidR="00D41C4D" w:rsidRPr="00CE01A2">
          <w:rPr>
            <w:rStyle w:val="Hyperlink"/>
            <w:b/>
            <w:bCs/>
            <w:color w:val="auto"/>
            <w:u w:val="none"/>
          </w:rPr>
          <w:t>Full Tier</w:t>
        </w:r>
      </w:hyperlink>
      <w:r w:rsidR="00D41C4D" w:rsidRPr="00CE01A2">
        <w:rPr>
          <w:b/>
        </w:rPr>
        <w:t xml:space="preserve"> | </w:t>
      </w:r>
      <w:hyperlink r:id="rId59" w:history="1">
        <w:r w:rsidR="00D41C4D" w:rsidRPr="00CE01A2">
          <w:rPr>
            <w:rStyle w:val="Hyperlink"/>
            <w:b/>
            <w:bCs/>
            <w:color w:val="auto"/>
            <w:u w:val="none"/>
          </w:rPr>
          <w:t>General Settings</w:t>
        </w:r>
      </w:hyperlink>
    </w:p>
    <w:tbl>
      <w:tblPr>
        <w:tblStyle w:val="TableGridLight"/>
        <w:tblW w:w="0" w:type="auto"/>
        <w:tblInd w:w="355" w:type="dxa"/>
        <w:tblLayout w:type="fixed"/>
        <w:tblLook w:val="04A0" w:firstRow="1" w:lastRow="0" w:firstColumn="1" w:lastColumn="0" w:noHBand="0" w:noVBand="1"/>
      </w:tblPr>
      <w:tblGrid>
        <w:gridCol w:w="699"/>
        <w:gridCol w:w="3313"/>
        <w:gridCol w:w="3044"/>
      </w:tblGrid>
      <w:tr w:rsidR="00D41C4D" w:rsidRPr="00D35E17" w:rsidTr="00580A11">
        <w:tc>
          <w:tcPr>
            <w:tcW w:w="699" w:type="dxa"/>
            <w:hideMark/>
          </w:tcPr>
          <w:p w:rsidR="00D41C4D" w:rsidRPr="00D41C4D" w:rsidRDefault="00D41C4D" w:rsidP="00D41C4D">
            <w:pPr>
              <w:rPr>
                <w:rStyle w:val="psbox-value"/>
              </w:rPr>
            </w:pPr>
            <w:r w:rsidRPr="00D41C4D">
              <w:rPr>
                <w:rStyle w:val="psbox-value"/>
              </w:rPr>
              <w:t>1</w:t>
            </w:r>
          </w:p>
        </w:tc>
        <w:tc>
          <w:tcPr>
            <w:tcW w:w="3313" w:type="dxa"/>
            <w:hideMark/>
          </w:tcPr>
          <w:p w:rsidR="00D41C4D" w:rsidRPr="00D41C4D" w:rsidRDefault="00D41C4D" w:rsidP="00D41C4D">
            <w:pPr>
              <w:rPr>
                <w:rStyle w:val="psbox-value"/>
              </w:rPr>
            </w:pPr>
            <w:r w:rsidRPr="00D41C4D">
              <w:rPr>
                <w:rStyle w:val="psbox-value"/>
              </w:rPr>
              <w:t xml:space="preserve">PeopleSoft Deployment Path </w:t>
            </w:r>
          </w:p>
        </w:tc>
        <w:tc>
          <w:tcPr>
            <w:tcW w:w="3044" w:type="dxa"/>
            <w:hideMark/>
          </w:tcPr>
          <w:p w:rsidR="00D41C4D" w:rsidRPr="00D41C4D" w:rsidRDefault="00D41C4D" w:rsidP="00D41C4D">
            <w:pPr>
              <w:ind w:right="-2088"/>
              <w:rPr>
                <w:rStyle w:val="psbox-value"/>
              </w:rPr>
            </w:pPr>
            <w:r w:rsidRPr="00D41C4D">
              <w:rPr>
                <w:rStyle w:val="psbox-value"/>
              </w:rPr>
              <w:t>/u01/app/oracle/product</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2</w:t>
            </w:r>
          </w:p>
        </w:tc>
        <w:tc>
          <w:tcPr>
            <w:tcW w:w="3313" w:type="dxa"/>
            <w:hideMark/>
          </w:tcPr>
          <w:p w:rsidR="00D41C4D" w:rsidRPr="00D41C4D" w:rsidRDefault="00D41C4D" w:rsidP="00D41C4D">
            <w:pPr>
              <w:rPr>
                <w:rStyle w:val="psbox-value"/>
              </w:rPr>
            </w:pPr>
            <w:r w:rsidRPr="00D41C4D">
              <w:rPr>
                <w:rStyle w:val="psbox-value"/>
              </w:rPr>
              <w:t xml:space="preserve">Database Access Id </w:t>
            </w:r>
          </w:p>
        </w:tc>
        <w:tc>
          <w:tcPr>
            <w:tcW w:w="3044" w:type="dxa"/>
            <w:hideMark/>
          </w:tcPr>
          <w:p w:rsidR="00D41C4D" w:rsidRPr="00D41C4D" w:rsidRDefault="00D41C4D" w:rsidP="00D41C4D">
            <w:pPr>
              <w:rPr>
                <w:rStyle w:val="psbox-value"/>
              </w:rPr>
            </w:pPr>
            <w:r w:rsidRPr="00D41C4D">
              <w:rPr>
                <w:rStyle w:val="psbox-value"/>
              </w:rPr>
              <w:t>SYSADM</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3</w:t>
            </w:r>
          </w:p>
        </w:tc>
        <w:tc>
          <w:tcPr>
            <w:tcW w:w="3313" w:type="dxa"/>
            <w:hideMark/>
          </w:tcPr>
          <w:p w:rsidR="00D41C4D" w:rsidRPr="00D41C4D" w:rsidRDefault="00D41C4D" w:rsidP="00D41C4D">
            <w:pPr>
              <w:rPr>
                <w:rStyle w:val="psbox-value"/>
              </w:rPr>
            </w:pPr>
            <w:r w:rsidRPr="00D41C4D">
              <w:rPr>
                <w:rStyle w:val="psbox-value"/>
              </w:rPr>
              <w:t xml:space="preserve">Database Connect Id </w:t>
            </w:r>
          </w:p>
        </w:tc>
        <w:tc>
          <w:tcPr>
            <w:tcW w:w="3044" w:type="dxa"/>
            <w:hideMark/>
          </w:tcPr>
          <w:p w:rsidR="00D41C4D" w:rsidRPr="00D41C4D" w:rsidRDefault="00D41C4D" w:rsidP="00D41C4D">
            <w:pPr>
              <w:rPr>
                <w:rStyle w:val="psbox-value"/>
              </w:rPr>
            </w:pPr>
            <w:r w:rsidRPr="00D41C4D">
              <w:rPr>
                <w:rStyle w:val="psbox-value"/>
              </w:rPr>
              <w:t>people</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4</w:t>
            </w:r>
          </w:p>
        </w:tc>
        <w:tc>
          <w:tcPr>
            <w:tcW w:w="3313" w:type="dxa"/>
            <w:hideMark/>
          </w:tcPr>
          <w:p w:rsidR="00D41C4D" w:rsidRPr="00D41C4D" w:rsidRDefault="00D41C4D" w:rsidP="00D41C4D">
            <w:pPr>
              <w:rPr>
                <w:rStyle w:val="psbox-value"/>
              </w:rPr>
            </w:pPr>
            <w:r w:rsidRPr="00D41C4D">
              <w:rPr>
                <w:rStyle w:val="psbox-value"/>
              </w:rPr>
              <w:t xml:space="preserve">Enable EM agent </w:t>
            </w:r>
          </w:p>
        </w:tc>
        <w:tc>
          <w:tcPr>
            <w:tcW w:w="3044" w:type="dxa"/>
            <w:hideMark/>
          </w:tcPr>
          <w:p w:rsidR="00D41C4D" w:rsidRPr="00D41C4D" w:rsidRDefault="00D41C4D" w:rsidP="00D41C4D">
            <w:pPr>
              <w:rPr>
                <w:rStyle w:val="psbox-value"/>
              </w:rPr>
            </w:pPr>
            <w:r w:rsidRPr="00D41C4D">
              <w:rPr>
                <w:rStyle w:val="psbox-value"/>
              </w:rPr>
              <w:t>No</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5</w:t>
            </w:r>
          </w:p>
        </w:tc>
        <w:tc>
          <w:tcPr>
            <w:tcW w:w="3313" w:type="dxa"/>
            <w:hideMark/>
          </w:tcPr>
          <w:p w:rsidR="00D41C4D" w:rsidRPr="00D41C4D" w:rsidRDefault="00D41C4D" w:rsidP="00D41C4D">
            <w:pPr>
              <w:rPr>
                <w:rStyle w:val="psbox-value"/>
              </w:rPr>
            </w:pPr>
            <w:proofErr w:type="spellStart"/>
            <w:r w:rsidRPr="00D41C4D">
              <w:rPr>
                <w:rStyle w:val="psbox-value"/>
              </w:rPr>
              <w:t>Weblogic</w:t>
            </w:r>
            <w:proofErr w:type="spellEnd"/>
            <w:r w:rsidRPr="00D41C4D">
              <w:rPr>
                <w:rStyle w:val="psbox-value"/>
              </w:rPr>
              <w:t xml:space="preserve"> Administrator Username </w:t>
            </w:r>
          </w:p>
        </w:tc>
        <w:tc>
          <w:tcPr>
            <w:tcW w:w="3044" w:type="dxa"/>
            <w:hideMark/>
          </w:tcPr>
          <w:p w:rsidR="00D41C4D" w:rsidRPr="00D41C4D" w:rsidRDefault="00D41C4D" w:rsidP="00D41C4D">
            <w:pPr>
              <w:rPr>
                <w:rStyle w:val="psbox-value"/>
              </w:rPr>
            </w:pPr>
            <w:r w:rsidRPr="00D41C4D">
              <w:rPr>
                <w:rStyle w:val="psbox-value"/>
              </w:rPr>
              <w:t>system</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6</w:t>
            </w:r>
          </w:p>
        </w:tc>
        <w:tc>
          <w:tcPr>
            <w:tcW w:w="3313" w:type="dxa"/>
            <w:hideMark/>
          </w:tcPr>
          <w:p w:rsidR="00D41C4D" w:rsidRPr="00D41C4D" w:rsidRDefault="00D41C4D" w:rsidP="00D41C4D">
            <w:pPr>
              <w:rPr>
                <w:rStyle w:val="psbox-value"/>
              </w:rPr>
            </w:pPr>
            <w:r w:rsidRPr="00D41C4D">
              <w:rPr>
                <w:rStyle w:val="psbox-value"/>
              </w:rPr>
              <w:t xml:space="preserve">Database Name </w:t>
            </w:r>
          </w:p>
        </w:tc>
        <w:tc>
          <w:tcPr>
            <w:tcW w:w="3044" w:type="dxa"/>
            <w:hideMark/>
          </w:tcPr>
          <w:p w:rsidR="00D41C4D" w:rsidRPr="00D41C4D" w:rsidRDefault="00D41C4D" w:rsidP="00D41C4D">
            <w:pPr>
              <w:rPr>
                <w:rStyle w:val="psbox-value"/>
              </w:rPr>
            </w:pPr>
            <w:r w:rsidRPr="00D41C4D">
              <w:rPr>
                <w:rStyle w:val="psbox-value"/>
              </w:rPr>
              <w:t>MYPUM</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7</w:t>
            </w:r>
          </w:p>
        </w:tc>
        <w:tc>
          <w:tcPr>
            <w:tcW w:w="3313" w:type="dxa"/>
            <w:hideMark/>
          </w:tcPr>
          <w:p w:rsidR="00D41C4D" w:rsidRPr="00D41C4D" w:rsidRDefault="00D41C4D" w:rsidP="00D41C4D">
            <w:pPr>
              <w:rPr>
                <w:rStyle w:val="psbox-value"/>
              </w:rPr>
            </w:pPr>
            <w:r w:rsidRPr="00D41C4D">
              <w:rPr>
                <w:rStyle w:val="psbox-value"/>
              </w:rPr>
              <w:t xml:space="preserve">Gateway Administrator Username </w:t>
            </w:r>
          </w:p>
        </w:tc>
        <w:tc>
          <w:tcPr>
            <w:tcW w:w="3044" w:type="dxa"/>
            <w:hideMark/>
          </w:tcPr>
          <w:p w:rsidR="00D41C4D" w:rsidRPr="00D41C4D" w:rsidRDefault="00D41C4D" w:rsidP="00D41C4D">
            <w:pPr>
              <w:rPr>
                <w:rStyle w:val="psbox-value"/>
              </w:rPr>
            </w:pPr>
            <w:r w:rsidRPr="00D41C4D">
              <w:rPr>
                <w:rStyle w:val="psbox-value"/>
              </w:rPr>
              <w:t>administrator</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8</w:t>
            </w:r>
          </w:p>
        </w:tc>
        <w:tc>
          <w:tcPr>
            <w:tcW w:w="3313" w:type="dxa"/>
            <w:hideMark/>
          </w:tcPr>
          <w:p w:rsidR="00D41C4D" w:rsidRPr="00D41C4D" w:rsidRDefault="00D41C4D" w:rsidP="00D41C4D">
            <w:pPr>
              <w:rPr>
                <w:rStyle w:val="psbox-value"/>
              </w:rPr>
            </w:pPr>
            <w:r w:rsidRPr="00D41C4D">
              <w:rPr>
                <w:rStyle w:val="psbox-value"/>
              </w:rPr>
              <w:t xml:space="preserve">Database Operator Id </w:t>
            </w:r>
          </w:p>
        </w:tc>
        <w:tc>
          <w:tcPr>
            <w:tcW w:w="3044" w:type="dxa"/>
            <w:hideMark/>
          </w:tcPr>
          <w:p w:rsidR="00D41C4D" w:rsidRPr="00D41C4D" w:rsidRDefault="00D41C4D" w:rsidP="00D41C4D">
            <w:pPr>
              <w:rPr>
                <w:rStyle w:val="psbox-value"/>
              </w:rPr>
            </w:pPr>
            <w:r w:rsidRPr="00D41C4D">
              <w:rPr>
                <w:rStyle w:val="psbox-value"/>
              </w:rPr>
              <w:t>PS</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9</w:t>
            </w:r>
          </w:p>
        </w:tc>
        <w:tc>
          <w:tcPr>
            <w:tcW w:w="3313" w:type="dxa"/>
            <w:hideMark/>
          </w:tcPr>
          <w:p w:rsidR="00D41C4D" w:rsidRPr="00D41C4D" w:rsidRDefault="00D41C4D" w:rsidP="00D41C4D">
            <w:pPr>
              <w:rPr>
                <w:rStyle w:val="psbox-value"/>
              </w:rPr>
            </w:pPr>
            <w:r w:rsidRPr="00D41C4D">
              <w:rPr>
                <w:rStyle w:val="psbox-value"/>
              </w:rPr>
              <w:t xml:space="preserve">Database Server Port </w:t>
            </w:r>
          </w:p>
        </w:tc>
        <w:tc>
          <w:tcPr>
            <w:tcW w:w="3044" w:type="dxa"/>
            <w:hideMark/>
          </w:tcPr>
          <w:p w:rsidR="00D41C4D" w:rsidRPr="00D41C4D" w:rsidRDefault="00D41C4D" w:rsidP="00D41C4D">
            <w:pPr>
              <w:rPr>
                <w:rStyle w:val="psbox-value"/>
              </w:rPr>
            </w:pPr>
            <w:r w:rsidRPr="00D41C4D">
              <w:rPr>
                <w:rStyle w:val="psbox-value"/>
              </w:rPr>
              <w:t>1522</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10</w:t>
            </w:r>
          </w:p>
        </w:tc>
        <w:tc>
          <w:tcPr>
            <w:tcW w:w="3313" w:type="dxa"/>
            <w:hideMark/>
          </w:tcPr>
          <w:p w:rsidR="00D41C4D" w:rsidRPr="00D41C4D" w:rsidRDefault="00D41C4D" w:rsidP="00D41C4D">
            <w:pPr>
              <w:rPr>
                <w:rStyle w:val="psbox-value"/>
              </w:rPr>
            </w:pPr>
            <w:r w:rsidRPr="00D41C4D">
              <w:rPr>
                <w:rStyle w:val="psbox-value"/>
              </w:rPr>
              <w:t xml:space="preserve">Database Type </w:t>
            </w:r>
          </w:p>
        </w:tc>
        <w:tc>
          <w:tcPr>
            <w:tcW w:w="3044" w:type="dxa"/>
            <w:hideMark/>
          </w:tcPr>
          <w:p w:rsidR="00D41C4D" w:rsidRPr="00D41C4D" w:rsidRDefault="00D41C4D" w:rsidP="00D41C4D">
            <w:pPr>
              <w:rPr>
                <w:rStyle w:val="psbox-value"/>
              </w:rPr>
            </w:pPr>
            <w:r w:rsidRPr="00D41C4D">
              <w:rPr>
                <w:rStyle w:val="psbox-value"/>
              </w:rPr>
              <w:t>SYS</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11</w:t>
            </w:r>
          </w:p>
        </w:tc>
        <w:tc>
          <w:tcPr>
            <w:tcW w:w="3313" w:type="dxa"/>
            <w:hideMark/>
          </w:tcPr>
          <w:p w:rsidR="00D41C4D" w:rsidRPr="00D41C4D" w:rsidRDefault="00D41C4D" w:rsidP="00D41C4D">
            <w:pPr>
              <w:rPr>
                <w:rStyle w:val="psbox-value"/>
              </w:rPr>
            </w:pPr>
            <w:r w:rsidRPr="00D41C4D">
              <w:rPr>
                <w:rStyle w:val="psbox-value"/>
              </w:rPr>
              <w:t xml:space="preserve">Enable Multi Language </w:t>
            </w:r>
          </w:p>
        </w:tc>
        <w:tc>
          <w:tcPr>
            <w:tcW w:w="3044" w:type="dxa"/>
            <w:hideMark/>
          </w:tcPr>
          <w:p w:rsidR="00D41C4D" w:rsidRPr="00D41C4D" w:rsidRDefault="00D41C4D" w:rsidP="00D41C4D">
            <w:pPr>
              <w:rPr>
                <w:rStyle w:val="psbox-value"/>
              </w:rPr>
            </w:pPr>
            <w:r w:rsidRPr="00D41C4D">
              <w:rPr>
                <w:rStyle w:val="psbox-value"/>
              </w:rPr>
              <w:t>NO</w:t>
            </w:r>
          </w:p>
        </w:tc>
      </w:tr>
      <w:tr w:rsidR="00D41C4D" w:rsidRPr="00D35E17" w:rsidTr="00580A11">
        <w:tc>
          <w:tcPr>
            <w:tcW w:w="699" w:type="dxa"/>
            <w:hideMark/>
          </w:tcPr>
          <w:p w:rsidR="00D41C4D" w:rsidRPr="00D41C4D" w:rsidRDefault="00D41C4D" w:rsidP="00D41C4D">
            <w:pPr>
              <w:rPr>
                <w:rStyle w:val="psbox-value"/>
              </w:rPr>
            </w:pPr>
            <w:r w:rsidRPr="00D41C4D">
              <w:rPr>
                <w:rStyle w:val="psbox-value"/>
              </w:rPr>
              <w:t>12</w:t>
            </w:r>
          </w:p>
        </w:tc>
        <w:tc>
          <w:tcPr>
            <w:tcW w:w="3313" w:type="dxa"/>
            <w:hideMark/>
          </w:tcPr>
          <w:p w:rsidR="00D41C4D" w:rsidRPr="00D41C4D" w:rsidRDefault="00D41C4D" w:rsidP="00D41C4D">
            <w:pPr>
              <w:rPr>
                <w:rStyle w:val="psbox-value"/>
              </w:rPr>
            </w:pPr>
            <w:r w:rsidRPr="00D41C4D">
              <w:rPr>
                <w:rStyle w:val="psbox-value"/>
              </w:rPr>
              <w:t xml:space="preserve">Pre Provision Custom Script </w:t>
            </w:r>
          </w:p>
        </w:tc>
        <w:tc>
          <w:tcPr>
            <w:tcW w:w="3044" w:type="dxa"/>
            <w:hideMark/>
          </w:tcPr>
          <w:p w:rsidR="00D41C4D" w:rsidRPr="00D41C4D" w:rsidRDefault="00D41C4D" w:rsidP="00D41C4D">
            <w:pPr>
              <w:rPr>
                <w:rStyle w:val="psbox-value"/>
              </w:rPr>
            </w:pPr>
            <w:r w:rsidRPr="00D41C4D">
              <w:rPr>
                <w:rStyle w:val="psbox-value"/>
              </w:rPr>
              <w:t>-</w:t>
            </w:r>
          </w:p>
        </w:tc>
      </w:tr>
      <w:tr w:rsidR="00D41C4D" w:rsidRPr="00D35E17" w:rsidTr="00580A11">
        <w:tc>
          <w:tcPr>
            <w:tcW w:w="699" w:type="dxa"/>
          </w:tcPr>
          <w:p w:rsidR="00D41C4D" w:rsidRPr="00D41C4D" w:rsidRDefault="00D41C4D" w:rsidP="00D41C4D">
            <w:pPr>
              <w:rPr>
                <w:rStyle w:val="psbox-value"/>
              </w:rPr>
            </w:pPr>
            <w:r w:rsidRPr="00D41C4D">
              <w:rPr>
                <w:rStyle w:val="psbox-value"/>
              </w:rPr>
              <w:t>13</w:t>
            </w:r>
          </w:p>
        </w:tc>
        <w:tc>
          <w:tcPr>
            <w:tcW w:w="3313" w:type="dxa"/>
            <w:vAlign w:val="center"/>
          </w:tcPr>
          <w:p w:rsidR="00D41C4D" w:rsidRPr="00D41C4D" w:rsidRDefault="00D41C4D" w:rsidP="00D41C4D">
            <w:pPr>
              <w:spacing w:after="160" w:line="259" w:lineRule="auto"/>
              <w:rPr>
                <w:rStyle w:val="psbox-value"/>
              </w:rPr>
            </w:pPr>
            <w:r w:rsidRPr="00D41C4D">
              <w:rPr>
                <w:rStyle w:val="psbox-value"/>
              </w:rPr>
              <w:t xml:space="preserve">Post Provision Custom Script </w:t>
            </w:r>
          </w:p>
        </w:tc>
        <w:tc>
          <w:tcPr>
            <w:tcW w:w="3044" w:type="dxa"/>
          </w:tcPr>
          <w:p w:rsidR="00D41C4D" w:rsidRPr="00D41C4D" w:rsidRDefault="00D41C4D" w:rsidP="00D41C4D">
            <w:pPr>
              <w:rPr>
                <w:rStyle w:val="psbox-value"/>
              </w:rPr>
            </w:pPr>
            <w:r w:rsidRPr="00D41C4D">
              <w:rPr>
                <w:rStyle w:val="psbox-value"/>
              </w:rPr>
              <w:t>-</w:t>
            </w:r>
          </w:p>
        </w:tc>
      </w:tr>
    </w:tbl>
    <w:p w:rsidR="00D41C4D" w:rsidRPr="00D35E17" w:rsidRDefault="00D41C4D" w:rsidP="00D41C4D">
      <w:pPr>
        <w:rPr>
          <w:vanish/>
        </w:rPr>
      </w:pPr>
    </w:p>
    <w:p w:rsidR="00D41C4D" w:rsidRPr="00D35E17" w:rsidRDefault="00D41C4D" w:rsidP="00D41C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41C4D" w:rsidRPr="00D35E17" w:rsidTr="00D41C4D">
        <w:trPr>
          <w:tblCellSpacing w:w="15" w:type="dxa"/>
        </w:trPr>
        <w:tc>
          <w:tcPr>
            <w:tcW w:w="0" w:type="auto"/>
            <w:vAlign w:val="center"/>
            <w:hideMark/>
          </w:tcPr>
          <w:p w:rsidR="00D41C4D" w:rsidRPr="00D35E17" w:rsidRDefault="00D41C4D" w:rsidP="00D41C4D"/>
        </w:tc>
      </w:tr>
    </w:tbl>
    <w:p w:rsidR="00D41C4D" w:rsidRDefault="00D41C4D" w:rsidP="00580A11">
      <w:pPr>
        <w:ind w:left="360"/>
        <w:rPr>
          <w:rStyle w:val="Hyperlink"/>
          <w:b/>
          <w:color w:val="auto"/>
          <w:u w:val="none"/>
        </w:rPr>
      </w:pPr>
      <w:r w:rsidRPr="00CE01A2">
        <w:rPr>
          <w:rStyle w:val="Hyperlink"/>
          <w:b/>
          <w:color w:val="auto"/>
          <w:u w:val="none"/>
        </w:rPr>
        <w:t xml:space="preserve">Full Tier | </w:t>
      </w:r>
      <w:hyperlink r:id="rId60"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61" w:history="1">
        <w:r w:rsidRPr="00CE01A2">
          <w:rPr>
            <w:rStyle w:val="Hyperlink"/>
            <w:b/>
            <w:color w:val="auto"/>
            <w:u w:val="none"/>
          </w:rPr>
          <w:t>Web Server Settings</w:t>
        </w:r>
      </w:hyperlink>
    </w:p>
    <w:tbl>
      <w:tblPr>
        <w:tblStyle w:val="TableGridLight"/>
        <w:tblW w:w="0" w:type="auto"/>
        <w:tblInd w:w="328" w:type="dxa"/>
        <w:tblLook w:val="04A0" w:firstRow="1" w:lastRow="0" w:firstColumn="1" w:lastColumn="0" w:noHBand="0" w:noVBand="1"/>
      </w:tblPr>
      <w:tblGrid>
        <w:gridCol w:w="328"/>
        <w:gridCol w:w="2300"/>
        <w:gridCol w:w="854"/>
      </w:tblGrid>
      <w:tr w:rsidR="00D41C4D" w:rsidRPr="00CE01A2" w:rsidTr="00AE6C71">
        <w:tc>
          <w:tcPr>
            <w:tcW w:w="0" w:type="auto"/>
            <w:hideMark/>
          </w:tcPr>
          <w:p w:rsidR="00D41C4D" w:rsidRPr="00D41C4D" w:rsidRDefault="00D41C4D" w:rsidP="00D41C4D">
            <w:pPr>
              <w:rPr>
                <w:rStyle w:val="psbox-value"/>
              </w:rPr>
            </w:pPr>
            <w:r w:rsidRPr="00D41C4D">
              <w:rPr>
                <w:rStyle w:val="psbox-value"/>
              </w:rPr>
              <w:t>1</w:t>
            </w:r>
          </w:p>
        </w:tc>
        <w:tc>
          <w:tcPr>
            <w:tcW w:w="0" w:type="auto"/>
            <w:hideMark/>
          </w:tcPr>
          <w:p w:rsidR="00D41C4D" w:rsidRPr="00D41C4D" w:rsidRDefault="00D41C4D" w:rsidP="00D41C4D">
            <w:pPr>
              <w:rPr>
                <w:rStyle w:val="psbox-value"/>
              </w:rPr>
            </w:pPr>
            <w:r w:rsidRPr="00D41C4D">
              <w:rPr>
                <w:rStyle w:val="psbox-value"/>
              </w:rPr>
              <w:t xml:space="preserve">Number of Domains </w:t>
            </w:r>
          </w:p>
        </w:tc>
        <w:tc>
          <w:tcPr>
            <w:tcW w:w="0" w:type="auto"/>
            <w:hideMark/>
          </w:tcPr>
          <w:p w:rsidR="00D41C4D" w:rsidRPr="00D41C4D" w:rsidRDefault="00D41C4D" w:rsidP="00D41C4D">
            <w:pPr>
              <w:rPr>
                <w:rStyle w:val="psbox-value"/>
              </w:rPr>
            </w:pPr>
            <w:r w:rsidRPr="00D41C4D">
              <w:rPr>
                <w:rStyle w:val="psbox-value"/>
              </w:rPr>
              <w:t>1</w:t>
            </w:r>
          </w:p>
        </w:tc>
      </w:tr>
      <w:tr w:rsidR="00D41C4D" w:rsidRPr="00CE01A2" w:rsidTr="00AE6C71">
        <w:tc>
          <w:tcPr>
            <w:tcW w:w="0" w:type="auto"/>
            <w:hideMark/>
          </w:tcPr>
          <w:p w:rsidR="00D41C4D" w:rsidRPr="00D41C4D" w:rsidRDefault="00D41C4D" w:rsidP="00D41C4D">
            <w:pPr>
              <w:rPr>
                <w:rStyle w:val="psbox-value"/>
              </w:rPr>
            </w:pPr>
            <w:r w:rsidRPr="00D41C4D">
              <w:rPr>
                <w:rStyle w:val="psbox-value"/>
              </w:rPr>
              <w:t>2</w:t>
            </w:r>
          </w:p>
        </w:tc>
        <w:tc>
          <w:tcPr>
            <w:tcW w:w="0" w:type="auto"/>
            <w:hideMark/>
          </w:tcPr>
          <w:p w:rsidR="00D41C4D" w:rsidRPr="00D41C4D" w:rsidRDefault="00D41C4D" w:rsidP="00D41C4D">
            <w:pPr>
              <w:rPr>
                <w:rStyle w:val="psbox-value"/>
              </w:rPr>
            </w:pPr>
            <w:r w:rsidRPr="00D41C4D">
              <w:rPr>
                <w:rStyle w:val="psbox-value"/>
              </w:rPr>
              <w:t xml:space="preserve">Authentication Domain </w:t>
            </w:r>
          </w:p>
        </w:tc>
        <w:tc>
          <w:tcPr>
            <w:tcW w:w="0" w:type="auto"/>
            <w:hideMark/>
          </w:tcPr>
          <w:p w:rsidR="00D41C4D" w:rsidRPr="00D41C4D" w:rsidRDefault="00D41C4D" w:rsidP="00D41C4D">
            <w:pPr>
              <w:rPr>
                <w:rStyle w:val="psbox-value"/>
              </w:rPr>
            </w:pPr>
            <w:r w:rsidRPr="00D41C4D">
              <w:rPr>
                <w:rStyle w:val="psbox-value"/>
              </w:rPr>
              <w:t>default</w:t>
            </w:r>
          </w:p>
        </w:tc>
      </w:tr>
      <w:tr w:rsidR="00D41C4D" w:rsidRPr="00CE01A2" w:rsidTr="00AE6C71">
        <w:tc>
          <w:tcPr>
            <w:tcW w:w="0" w:type="auto"/>
            <w:hideMark/>
          </w:tcPr>
          <w:p w:rsidR="00D41C4D" w:rsidRPr="00D41C4D" w:rsidRDefault="00D41C4D" w:rsidP="00D41C4D">
            <w:pPr>
              <w:rPr>
                <w:rStyle w:val="psbox-value"/>
              </w:rPr>
            </w:pPr>
            <w:r w:rsidRPr="00D41C4D">
              <w:rPr>
                <w:rStyle w:val="psbox-value"/>
              </w:rPr>
              <w:t>3</w:t>
            </w:r>
          </w:p>
        </w:tc>
        <w:tc>
          <w:tcPr>
            <w:tcW w:w="0" w:type="auto"/>
            <w:hideMark/>
          </w:tcPr>
          <w:p w:rsidR="00D41C4D" w:rsidRPr="00D41C4D" w:rsidRDefault="00D41C4D" w:rsidP="00D41C4D">
            <w:pPr>
              <w:rPr>
                <w:rStyle w:val="psbox-value"/>
              </w:rPr>
            </w:pPr>
            <w:r w:rsidRPr="00D41C4D">
              <w:rPr>
                <w:rStyle w:val="psbox-value"/>
              </w:rPr>
              <w:t xml:space="preserve">HTTP PIA Port </w:t>
            </w:r>
          </w:p>
        </w:tc>
        <w:tc>
          <w:tcPr>
            <w:tcW w:w="0" w:type="auto"/>
            <w:hideMark/>
          </w:tcPr>
          <w:p w:rsidR="00D41C4D" w:rsidRPr="00D41C4D" w:rsidRDefault="00D41C4D" w:rsidP="00D41C4D">
            <w:pPr>
              <w:rPr>
                <w:rStyle w:val="psbox-value"/>
              </w:rPr>
            </w:pPr>
            <w:r w:rsidRPr="00D41C4D">
              <w:rPr>
                <w:rStyle w:val="psbox-value"/>
              </w:rPr>
              <w:t>8000</w:t>
            </w:r>
          </w:p>
        </w:tc>
      </w:tr>
      <w:tr w:rsidR="00D41C4D" w:rsidRPr="00CE01A2" w:rsidTr="00AE6C71">
        <w:tc>
          <w:tcPr>
            <w:tcW w:w="0" w:type="auto"/>
            <w:hideMark/>
          </w:tcPr>
          <w:p w:rsidR="00D41C4D" w:rsidRPr="00D41C4D" w:rsidRDefault="00D41C4D" w:rsidP="00D41C4D">
            <w:pPr>
              <w:rPr>
                <w:rStyle w:val="psbox-value"/>
              </w:rPr>
            </w:pPr>
            <w:r w:rsidRPr="00D41C4D">
              <w:rPr>
                <w:rStyle w:val="psbox-value"/>
              </w:rPr>
              <w:t>4</w:t>
            </w:r>
          </w:p>
        </w:tc>
        <w:tc>
          <w:tcPr>
            <w:tcW w:w="0" w:type="auto"/>
            <w:hideMark/>
          </w:tcPr>
          <w:p w:rsidR="00D41C4D" w:rsidRPr="00D41C4D" w:rsidRDefault="00D41C4D" w:rsidP="00D41C4D">
            <w:pPr>
              <w:rPr>
                <w:rStyle w:val="psbox-value"/>
              </w:rPr>
            </w:pPr>
            <w:r w:rsidRPr="00D41C4D">
              <w:rPr>
                <w:rStyle w:val="psbox-value"/>
              </w:rPr>
              <w:t xml:space="preserve">HTTPS PIA Port </w:t>
            </w:r>
          </w:p>
        </w:tc>
        <w:tc>
          <w:tcPr>
            <w:tcW w:w="0" w:type="auto"/>
            <w:hideMark/>
          </w:tcPr>
          <w:p w:rsidR="00D41C4D" w:rsidRPr="00D41C4D" w:rsidRDefault="00D41C4D" w:rsidP="00D41C4D">
            <w:pPr>
              <w:rPr>
                <w:rStyle w:val="psbox-value"/>
              </w:rPr>
            </w:pPr>
            <w:r w:rsidRPr="00D41C4D">
              <w:rPr>
                <w:rStyle w:val="psbox-value"/>
              </w:rPr>
              <w:t>8443</w:t>
            </w:r>
          </w:p>
        </w:tc>
      </w:tr>
    </w:tbl>
    <w:p w:rsidR="00D41C4D" w:rsidRPr="00CE01A2" w:rsidRDefault="00D41C4D" w:rsidP="00D41C4D">
      <w:pPr>
        <w:rPr>
          <w:rStyle w:val="Hyperlink"/>
          <w:color w:val="auto"/>
          <w:u w:val="none"/>
        </w:rPr>
      </w:pPr>
    </w:p>
    <w:p w:rsidR="00D41C4D" w:rsidRDefault="00D41C4D" w:rsidP="00AE6C71">
      <w:pPr>
        <w:ind w:left="360"/>
        <w:rPr>
          <w:rStyle w:val="Hyperlink"/>
          <w:b/>
          <w:color w:val="auto"/>
          <w:u w:val="none"/>
        </w:rPr>
      </w:pPr>
      <w:r w:rsidRPr="00CE01A2">
        <w:rPr>
          <w:rStyle w:val="Hyperlink"/>
          <w:b/>
          <w:color w:val="auto"/>
          <w:u w:val="none"/>
        </w:rPr>
        <w:t xml:space="preserve">Full Tier | </w:t>
      </w:r>
      <w:hyperlink r:id="rId62"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63" w:history="1">
        <w:proofErr w:type="spellStart"/>
        <w:r w:rsidRPr="00CE01A2">
          <w:rPr>
            <w:rStyle w:val="Hyperlink"/>
            <w:b/>
            <w:color w:val="auto"/>
            <w:u w:val="none"/>
          </w:rPr>
          <w:t>Appserver</w:t>
        </w:r>
        <w:proofErr w:type="spellEnd"/>
        <w:r w:rsidRPr="00CE01A2">
          <w:rPr>
            <w:rStyle w:val="Hyperlink"/>
            <w:b/>
            <w:color w:val="auto"/>
            <w:u w:val="none"/>
          </w:rPr>
          <w:t xml:space="preserve"> Settings</w:t>
        </w:r>
      </w:hyperlink>
    </w:p>
    <w:tbl>
      <w:tblPr>
        <w:tblStyle w:val="TableGridLight"/>
        <w:tblW w:w="0" w:type="auto"/>
        <w:tblInd w:w="355" w:type="dxa"/>
        <w:tblLook w:val="04A0" w:firstRow="1" w:lastRow="0" w:firstColumn="1" w:lastColumn="0" w:noHBand="0" w:noVBand="1"/>
      </w:tblPr>
      <w:tblGrid>
        <w:gridCol w:w="440"/>
        <w:gridCol w:w="6222"/>
        <w:gridCol w:w="663"/>
      </w:tblGrid>
      <w:tr w:rsidR="00D41C4D" w:rsidRPr="00D41C4D" w:rsidTr="00AE6C71">
        <w:tc>
          <w:tcPr>
            <w:tcW w:w="0" w:type="auto"/>
            <w:hideMark/>
          </w:tcPr>
          <w:p w:rsidR="00D41C4D" w:rsidRPr="00D41C4D" w:rsidRDefault="00D41C4D" w:rsidP="00D41C4D">
            <w:pPr>
              <w:rPr>
                <w:rStyle w:val="psbox-value"/>
              </w:rPr>
            </w:pPr>
            <w:r w:rsidRPr="00D41C4D">
              <w:rPr>
                <w:rStyle w:val="psbox-value"/>
              </w:rPr>
              <w:t>1</w:t>
            </w:r>
          </w:p>
        </w:tc>
        <w:tc>
          <w:tcPr>
            <w:tcW w:w="0" w:type="auto"/>
            <w:hideMark/>
          </w:tcPr>
          <w:p w:rsidR="00D41C4D" w:rsidRPr="00D41C4D" w:rsidRDefault="00D41C4D" w:rsidP="00D41C4D">
            <w:pPr>
              <w:rPr>
                <w:rStyle w:val="psbox-value"/>
              </w:rPr>
            </w:pPr>
            <w:r w:rsidRPr="00D41C4D">
              <w:rPr>
                <w:rStyle w:val="psbox-value"/>
              </w:rPr>
              <w:t xml:space="preserve">Number of Domains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2</w:t>
            </w:r>
          </w:p>
        </w:tc>
        <w:tc>
          <w:tcPr>
            <w:tcW w:w="0" w:type="auto"/>
            <w:hideMark/>
          </w:tcPr>
          <w:p w:rsidR="00D41C4D" w:rsidRPr="00D41C4D" w:rsidRDefault="00D41C4D" w:rsidP="00D41C4D">
            <w:pPr>
              <w:rPr>
                <w:rStyle w:val="psbox-value"/>
              </w:rPr>
            </w:pPr>
            <w:r w:rsidRPr="00D41C4D">
              <w:rPr>
                <w:rStyle w:val="psbox-value"/>
              </w:rPr>
              <w:t xml:space="preserve">Number of App Server Instance (PSAPPSRV services) Per Domain </w:t>
            </w:r>
          </w:p>
        </w:tc>
        <w:tc>
          <w:tcPr>
            <w:tcW w:w="0" w:type="auto"/>
            <w:hideMark/>
          </w:tcPr>
          <w:p w:rsidR="00D41C4D" w:rsidRPr="00D41C4D" w:rsidRDefault="00D41C4D" w:rsidP="00D41C4D">
            <w:pPr>
              <w:rPr>
                <w:rStyle w:val="psbox-value"/>
              </w:rPr>
            </w:pPr>
            <w:r w:rsidRPr="00D41C4D">
              <w:rPr>
                <w:rStyle w:val="psbox-value"/>
              </w:rPr>
              <w:t>2</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3</w:t>
            </w:r>
          </w:p>
        </w:tc>
        <w:tc>
          <w:tcPr>
            <w:tcW w:w="0" w:type="auto"/>
            <w:hideMark/>
          </w:tcPr>
          <w:p w:rsidR="00D41C4D" w:rsidRPr="00D41C4D" w:rsidRDefault="00D41C4D" w:rsidP="00D41C4D">
            <w:pPr>
              <w:rPr>
                <w:rStyle w:val="psbox-value"/>
              </w:rPr>
            </w:pPr>
            <w:r w:rsidRPr="00D41C4D">
              <w:rPr>
                <w:rStyle w:val="psbox-value"/>
              </w:rPr>
              <w:t xml:space="preserve">Number of Query Server Instances(PSQRYSRV services) Per Domain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4</w:t>
            </w:r>
          </w:p>
        </w:tc>
        <w:tc>
          <w:tcPr>
            <w:tcW w:w="0" w:type="auto"/>
            <w:hideMark/>
          </w:tcPr>
          <w:p w:rsidR="00D41C4D" w:rsidRPr="00D41C4D" w:rsidRDefault="00D41C4D" w:rsidP="00D41C4D">
            <w:pPr>
              <w:rPr>
                <w:rStyle w:val="psbox-value"/>
              </w:rPr>
            </w:pPr>
            <w:r w:rsidRPr="00D41C4D">
              <w:rPr>
                <w:rStyle w:val="psbox-value"/>
              </w:rPr>
              <w:t xml:space="preserve">Number of SQL Access App Server(PSSAMSRV services) Per Domain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5</w:t>
            </w:r>
          </w:p>
        </w:tc>
        <w:tc>
          <w:tcPr>
            <w:tcW w:w="0" w:type="auto"/>
            <w:hideMark/>
          </w:tcPr>
          <w:p w:rsidR="00D41C4D" w:rsidRPr="00D41C4D" w:rsidRDefault="00D41C4D" w:rsidP="00D41C4D">
            <w:pPr>
              <w:rPr>
                <w:rStyle w:val="psbox-value"/>
              </w:rPr>
            </w:pPr>
            <w:r w:rsidRPr="00D41C4D">
              <w:rPr>
                <w:rStyle w:val="psbox-value"/>
              </w:rPr>
              <w:t xml:space="preserve">Number of Jolt Listener(Jolt Handler) Per Domain </w:t>
            </w:r>
          </w:p>
        </w:tc>
        <w:tc>
          <w:tcPr>
            <w:tcW w:w="0" w:type="auto"/>
            <w:hideMark/>
          </w:tcPr>
          <w:p w:rsidR="00D41C4D" w:rsidRPr="00D41C4D" w:rsidRDefault="00D41C4D" w:rsidP="00D41C4D">
            <w:pPr>
              <w:rPr>
                <w:rStyle w:val="psbox-value"/>
              </w:rPr>
            </w:pPr>
            <w:r w:rsidRPr="00D41C4D">
              <w:rPr>
                <w:rStyle w:val="psbox-value"/>
              </w:rPr>
              <w:t>3</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6</w:t>
            </w:r>
          </w:p>
        </w:tc>
        <w:tc>
          <w:tcPr>
            <w:tcW w:w="0" w:type="auto"/>
            <w:hideMark/>
          </w:tcPr>
          <w:p w:rsidR="00D41C4D" w:rsidRPr="00D41C4D" w:rsidRDefault="00D41C4D" w:rsidP="00D41C4D">
            <w:pPr>
              <w:rPr>
                <w:rStyle w:val="psbox-value"/>
              </w:rPr>
            </w:pPr>
            <w:r w:rsidRPr="00D41C4D">
              <w:rPr>
                <w:rStyle w:val="psbox-value"/>
              </w:rPr>
              <w:t xml:space="preserve">Jolt Port </w:t>
            </w:r>
          </w:p>
        </w:tc>
        <w:tc>
          <w:tcPr>
            <w:tcW w:w="0" w:type="auto"/>
            <w:hideMark/>
          </w:tcPr>
          <w:p w:rsidR="00D41C4D" w:rsidRPr="00D41C4D" w:rsidRDefault="00D41C4D" w:rsidP="00D41C4D">
            <w:pPr>
              <w:rPr>
                <w:rStyle w:val="psbox-value"/>
              </w:rPr>
            </w:pPr>
            <w:r w:rsidRPr="00D41C4D">
              <w:rPr>
                <w:rStyle w:val="psbox-value"/>
              </w:rPr>
              <w:t>9033</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7</w:t>
            </w:r>
          </w:p>
        </w:tc>
        <w:tc>
          <w:tcPr>
            <w:tcW w:w="0" w:type="auto"/>
            <w:hideMark/>
          </w:tcPr>
          <w:p w:rsidR="00D41C4D" w:rsidRPr="00D41C4D" w:rsidRDefault="00D41C4D" w:rsidP="00D41C4D">
            <w:pPr>
              <w:rPr>
                <w:rStyle w:val="psbox-value"/>
              </w:rPr>
            </w:pPr>
            <w:r w:rsidRPr="00D41C4D">
              <w:rPr>
                <w:rStyle w:val="psbox-value"/>
              </w:rPr>
              <w:t xml:space="preserve">WSL Port </w:t>
            </w:r>
          </w:p>
        </w:tc>
        <w:tc>
          <w:tcPr>
            <w:tcW w:w="0" w:type="auto"/>
            <w:hideMark/>
          </w:tcPr>
          <w:p w:rsidR="00D41C4D" w:rsidRPr="00D41C4D" w:rsidRDefault="00D41C4D" w:rsidP="00D41C4D">
            <w:pPr>
              <w:rPr>
                <w:rStyle w:val="psbox-value"/>
              </w:rPr>
            </w:pPr>
            <w:r w:rsidRPr="00D41C4D">
              <w:rPr>
                <w:rStyle w:val="psbox-value"/>
              </w:rPr>
              <w:t>7000</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8</w:t>
            </w:r>
          </w:p>
        </w:tc>
        <w:tc>
          <w:tcPr>
            <w:tcW w:w="0" w:type="auto"/>
            <w:hideMark/>
          </w:tcPr>
          <w:p w:rsidR="00D41C4D" w:rsidRPr="00D41C4D" w:rsidRDefault="00D41C4D" w:rsidP="00D41C4D">
            <w:pPr>
              <w:rPr>
                <w:rStyle w:val="psbox-value"/>
              </w:rPr>
            </w:pPr>
            <w:r w:rsidRPr="00D41C4D">
              <w:rPr>
                <w:rStyle w:val="psbox-value"/>
              </w:rPr>
              <w:t xml:space="preserve">Enable IB settings on first domain </w:t>
            </w:r>
          </w:p>
        </w:tc>
        <w:tc>
          <w:tcPr>
            <w:tcW w:w="0" w:type="auto"/>
            <w:hideMark/>
          </w:tcPr>
          <w:p w:rsidR="00D41C4D" w:rsidRPr="00D41C4D" w:rsidRDefault="00D41C4D" w:rsidP="00D41C4D">
            <w:pPr>
              <w:rPr>
                <w:rStyle w:val="psbox-value"/>
              </w:rPr>
            </w:pPr>
            <w:r w:rsidRPr="00D41C4D">
              <w:rPr>
                <w:rStyle w:val="psbox-value"/>
              </w:rPr>
              <w:t>YES</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9</w:t>
            </w:r>
          </w:p>
        </w:tc>
        <w:tc>
          <w:tcPr>
            <w:tcW w:w="0" w:type="auto"/>
            <w:hideMark/>
          </w:tcPr>
          <w:p w:rsidR="00D41C4D" w:rsidRPr="00D41C4D" w:rsidRDefault="00D41C4D" w:rsidP="00D41C4D">
            <w:pPr>
              <w:rPr>
                <w:rStyle w:val="psbox-value"/>
              </w:rPr>
            </w:pPr>
            <w:r w:rsidRPr="00D41C4D">
              <w:rPr>
                <w:rStyle w:val="psbox-value"/>
              </w:rPr>
              <w:t xml:space="preserve">Number of App Server instance(PSAPPSRV services) for IB </w:t>
            </w:r>
          </w:p>
        </w:tc>
        <w:tc>
          <w:tcPr>
            <w:tcW w:w="0" w:type="auto"/>
            <w:hideMark/>
          </w:tcPr>
          <w:p w:rsidR="00D41C4D" w:rsidRPr="00D41C4D" w:rsidRDefault="00D41C4D" w:rsidP="00D41C4D">
            <w:pPr>
              <w:rPr>
                <w:rStyle w:val="psbox-value"/>
              </w:rPr>
            </w:pPr>
            <w:r w:rsidRPr="00D41C4D">
              <w:rPr>
                <w:rStyle w:val="psbox-value"/>
              </w:rPr>
              <w:t>2</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10</w:t>
            </w:r>
          </w:p>
        </w:tc>
        <w:tc>
          <w:tcPr>
            <w:tcW w:w="0" w:type="auto"/>
            <w:hideMark/>
          </w:tcPr>
          <w:p w:rsidR="00D41C4D" w:rsidRPr="00D41C4D" w:rsidRDefault="00D41C4D" w:rsidP="00D41C4D">
            <w:pPr>
              <w:rPr>
                <w:rStyle w:val="psbox-value"/>
              </w:rPr>
            </w:pPr>
            <w:r w:rsidRPr="00D41C4D">
              <w:rPr>
                <w:rStyle w:val="psbox-value"/>
              </w:rPr>
              <w:t xml:space="preserve">Number of SQL Access App Server(PSSAMSRV services) for IB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11</w:t>
            </w:r>
          </w:p>
        </w:tc>
        <w:tc>
          <w:tcPr>
            <w:tcW w:w="0" w:type="auto"/>
            <w:hideMark/>
          </w:tcPr>
          <w:p w:rsidR="00D41C4D" w:rsidRPr="00D41C4D" w:rsidRDefault="00D41C4D" w:rsidP="00D41C4D">
            <w:pPr>
              <w:rPr>
                <w:rStyle w:val="psbox-value"/>
              </w:rPr>
            </w:pPr>
            <w:r w:rsidRPr="00D41C4D">
              <w:rPr>
                <w:rStyle w:val="psbox-value"/>
              </w:rPr>
              <w:t xml:space="preserve">Number of PSBRKHND instances for IB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12</w:t>
            </w:r>
          </w:p>
        </w:tc>
        <w:tc>
          <w:tcPr>
            <w:tcW w:w="0" w:type="auto"/>
            <w:hideMark/>
          </w:tcPr>
          <w:p w:rsidR="00D41C4D" w:rsidRPr="00D41C4D" w:rsidRDefault="00D41C4D" w:rsidP="00D41C4D">
            <w:pPr>
              <w:rPr>
                <w:rStyle w:val="psbox-value"/>
              </w:rPr>
            </w:pPr>
            <w:r w:rsidRPr="00D41C4D">
              <w:rPr>
                <w:rStyle w:val="psbox-value"/>
              </w:rPr>
              <w:t xml:space="preserve">Number of PSSUBHND instances for IB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AE6C71">
        <w:tc>
          <w:tcPr>
            <w:tcW w:w="0" w:type="auto"/>
            <w:hideMark/>
          </w:tcPr>
          <w:p w:rsidR="00D41C4D" w:rsidRPr="00D41C4D" w:rsidRDefault="00D41C4D" w:rsidP="00D41C4D">
            <w:pPr>
              <w:rPr>
                <w:rStyle w:val="psbox-value"/>
              </w:rPr>
            </w:pPr>
            <w:r w:rsidRPr="00D41C4D">
              <w:rPr>
                <w:rStyle w:val="psbox-value"/>
              </w:rPr>
              <w:t>13</w:t>
            </w:r>
          </w:p>
        </w:tc>
        <w:tc>
          <w:tcPr>
            <w:tcW w:w="0" w:type="auto"/>
            <w:hideMark/>
          </w:tcPr>
          <w:p w:rsidR="00D41C4D" w:rsidRPr="00D41C4D" w:rsidRDefault="00D41C4D" w:rsidP="00D41C4D">
            <w:pPr>
              <w:rPr>
                <w:rStyle w:val="psbox-value"/>
              </w:rPr>
            </w:pPr>
            <w:r w:rsidRPr="00D41C4D">
              <w:rPr>
                <w:rStyle w:val="psbox-value"/>
              </w:rPr>
              <w:t xml:space="preserve">Number of PSPUBHND instances for IB </w:t>
            </w:r>
          </w:p>
        </w:tc>
        <w:tc>
          <w:tcPr>
            <w:tcW w:w="0" w:type="auto"/>
            <w:hideMark/>
          </w:tcPr>
          <w:p w:rsidR="00D41C4D" w:rsidRPr="00D41C4D" w:rsidRDefault="00D41C4D" w:rsidP="00D41C4D">
            <w:pPr>
              <w:rPr>
                <w:rStyle w:val="psbox-value"/>
              </w:rPr>
            </w:pPr>
            <w:r w:rsidRPr="00D41C4D">
              <w:rPr>
                <w:rStyle w:val="psbox-value"/>
              </w:rPr>
              <w:t>1</w:t>
            </w:r>
          </w:p>
        </w:tc>
      </w:tr>
    </w:tbl>
    <w:p w:rsidR="00D41C4D" w:rsidRPr="00D41C4D" w:rsidRDefault="00D41C4D" w:rsidP="00D41C4D">
      <w:pPr>
        <w:spacing w:after="0" w:line="240" w:lineRule="auto"/>
        <w:rPr>
          <w:rStyle w:val="psbox-value"/>
        </w:rPr>
      </w:pPr>
    </w:p>
    <w:p w:rsidR="00D41C4D" w:rsidRDefault="00D41C4D" w:rsidP="00D41C4D">
      <w:pPr>
        <w:rPr>
          <w:rStyle w:val="Hyperlink"/>
          <w:b/>
          <w:color w:val="auto"/>
          <w:u w:val="none"/>
        </w:rPr>
      </w:pPr>
      <w:r w:rsidRPr="00CE01A2">
        <w:rPr>
          <w:rStyle w:val="Hyperlink"/>
          <w:b/>
          <w:color w:val="auto"/>
          <w:u w:val="none"/>
        </w:rPr>
        <w:t xml:space="preserve">Full Tier | </w:t>
      </w:r>
      <w:hyperlink r:id="rId64"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65" w:history="1">
        <w:r w:rsidRPr="00CE01A2">
          <w:rPr>
            <w:rStyle w:val="Hyperlink"/>
            <w:b/>
            <w:color w:val="auto"/>
            <w:u w:val="none"/>
          </w:rPr>
          <w:t>Process Scheduler Settings</w:t>
        </w:r>
      </w:hyperlink>
    </w:p>
    <w:tbl>
      <w:tblPr>
        <w:tblStyle w:val="TableGridLight"/>
        <w:tblW w:w="0" w:type="auto"/>
        <w:tblLook w:val="04A0" w:firstRow="1" w:lastRow="0" w:firstColumn="1" w:lastColumn="0" w:noHBand="0" w:noVBand="1"/>
      </w:tblPr>
      <w:tblGrid>
        <w:gridCol w:w="328"/>
        <w:gridCol w:w="6652"/>
        <w:gridCol w:w="328"/>
      </w:tblGrid>
      <w:tr w:rsidR="00D41C4D" w:rsidRPr="00CE01A2" w:rsidTr="00D41C4D">
        <w:tc>
          <w:tcPr>
            <w:tcW w:w="0" w:type="auto"/>
            <w:hideMark/>
          </w:tcPr>
          <w:p w:rsidR="00D41C4D" w:rsidRPr="00D41C4D" w:rsidRDefault="00D41C4D" w:rsidP="00D41C4D">
            <w:pPr>
              <w:rPr>
                <w:rStyle w:val="psbox-value"/>
              </w:rPr>
            </w:pPr>
            <w:r w:rsidRPr="00D41C4D">
              <w:rPr>
                <w:rStyle w:val="psbox-value"/>
              </w:rPr>
              <w:t>1</w:t>
            </w:r>
          </w:p>
        </w:tc>
        <w:tc>
          <w:tcPr>
            <w:tcW w:w="0" w:type="auto"/>
            <w:hideMark/>
          </w:tcPr>
          <w:p w:rsidR="00D41C4D" w:rsidRPr="00D41C4D" w:rsidRDefault="00D41C4D" w:rsidP="00D41C4D">
            <w:pPr>
              <w:rPr>
                <w:rStyle w:val="psbox-value"/>
              </w:rPr>
            </w:pPr>
            <w:r w:rsidRPr="00D41C4D">
              <w:rPr>
                <w:rStyle w:val="psbox-value"/>
              </w:rPr>
              <w:t xml:space="preserve">Number of Domains </w:t>
            </w:r>
          </w:p>
        </w:tc>
        <w:tc>
          <w:tcPr>
            <w:tcW w:w="0" w:type="auto"/>
            <w:hideMark/>
          </w:tcPr>
          <w:p w:rsidR="00D41C4D" w:rsidRPr="00D41C4D" w:rsidRDefault="00D41C4D" w:rsidP="00D41C4D">
            <w:pPr>
              <w:rPr>
                <w:rStyle w:val="psbox-value"/>
              </w:rPr>
            </w:pPr>
            <w:r w:rsidRPr="00D41C4D">
              <w:rPr>
                <w:rStyle w:val="psbox-value"/>
              </w:rPr>
              <w:t>1</w:t>
            </w:r>
          </w:p>
        </w:tc>
      </w:tr>
      <w:tr w:rsidR="00D41C4D" w:rsidRPr="00CE01A2" w:rsidTr="00D41C4D">
        <w:tc>
          <w:tcPr>
            <w:tcW w:w="0" w:type="auto"/>
            <w:hideMark/>
          </w:tcPr>
          <w:p w:rsidR="00D41C4D" w:rsidRPr="00D41C4D" w:rsidRDefault="00D41C4D" w:rsidP="00D41C4D">
            <w:pPr>
              <w:rPr>
                <w:rStyle w:val="psbox-value"/>
              </w:rPr>
            </w:pPr>
            <w:r w:rsidRPr="00D41C4D">
              <w:rPr>
                <w:rStyle w:val="psbox-value"/>
              </w:rPr>
              <w:t>2</w:t>
            </w:r>
          </w:p>
        </w:tc>
        <w:tc>
          <w:tcPr>
            <w:tcW w:w="0" w:type="auto"/>
            <w:hideMark/>
          </w:tcPr>
          <w:p w:rsidR="00D41C4D" w:rsidRPr="00D41C4D" w:rsidRDefault="00D41C4D" w:rsidP="00D41C4D">
            <w:pPr>
              <w:rPr>
                <w:rStyle w:val="psbox-value"/>
              </w:rPr>
            </w:pPr>
            <w:r w:rsidRPr="00D41C4D">
              <w:rPr>
                <w:rStyle w:val="psbox-value"/>
              </w:rPr>
              <w:t xml:space="preserve">Number of App Engine Server Instances(PSAESRV services) Per Domain </w:t>
            </w:r>
          </w:p>
        </w:tc>
        <w:tc>
          <w:tcPr>
            <w:tcW w:w="0" w:type="auto"/>
            <w:hideMark/>
          </w:tcPr>
          <w:p w:rsidR="00D41C4D" w:rsidRPr="00D41C4D" w:rsidRDefault="00D41C4D" w:rsidP="00D41C4D">
            <w:pPr>
              <w:rPr>
                <w:rStyle w:val="psbox-value"/>
              </w:rPr>
            </w:pPr>
            <w:r w:rsidRPr="00D41C4D">
              <w:rPr>
                <w:rStyle w:val="psbox-value"/>
              </w:rPr>
              <w:t>2</w:t>
            </w:r>
          </w:p>
        </w:tc>
      </w:tr>
      <w:tr w:rsidR="00D41C4D" w:rsidRPr="00CE01A2" w:rsidTr="00D41C4D">
        <w:tc>
          <w:tcPr>
            <w:tcW w:w="0" w:type="auto"/>
            <w:hideMark/>
          </w:tcPr>
          <w:p w:rsidR="00D41C4D" w:rsidRPr="00D41C4D" w:rsidRDefault="00D41C4D" w:rsidP="00D41C4D">
            <w:pPr>
              <w:rPr>
                <w:rStyle w:val="psbox-value"/>
              </w:rPr>
            </w:pPr>
            <w:r w:rsidRPr="00D41C4D">
              <w:rPr>
                <w:rStyle w:val="psbox-value"/>
              </w:rPr>
              <w:t>3</w:t>
            </w:r>
          </w:p>
        </w:tc>
        <w:tc>
          <w:tcPr>
            <w:tcW w:w="0" w:type="auto"/>
            <w:hideMark/>
          </w:tcPr>
          <w:p w:rsidR="00D41C4D" w:rsidRPr="00D41C4D" w:rsidRDefault="00D41C4D" w:rsidP="00D41C4D">
            <w:pPr>
              <w:rPr>
                <w:rStyle w:val="psbox-value"/>
              </w:rPr>
            </w:pPr>
            <w:r w:rsidRPr="00D41C4D">
              <w:rPr>
                <w:rStyle w:val="psbox-value"/>
              </w:rPr>
              <w:t xml:space="preserve">Number of App Engine Server Instances(PSDSTSRV services) Per Domain </w:t>
            </w:r>
          </w:p>
        </w:tc>
        <w:tc>
          <w:tcPr>
            <w:tcW w:w="0" w:type="auto"/>
            <w:hideMark/>
          </w:tcPr>
          <w:p w:rsidR="00D41C4D" w:rsidRPr="00D41C4D" w:rsidRDefault="00D41C4D" w:rsidP="00D41C4D">
            <w:pPr>
              <w:rPr>
                <w:rStyle w:val="psbox-value"/>
              </w:rPr>
            </w:pPr>
            <w:r w:rsidRPr="00D41C4D">
              <w:rPr>
                <w:rStyle w:val="psbox-value"/>
              </w:rPr>
              <w:t>2</w:t>
            </w:r>
          </w:p>
        </w:tc>
      </w:tr>
    </w:tbl>
    <w:p w:rsidR="00D41C4D" w:rsidRPr="00CE01A2" w:rsidRDefault="00D41C4D" w:rsidP="00D41C4D">
      <w:pPr>
        <w:rPr>
          <w:rStyle w:val="Hyperlink"/>
          <w:color w:val="auto"/>
          <w:u w:val="none"/>
        </w:rPr>
      </w:pPr>
    </w:p>
    <w:p w:rsidR="00AA4943" w:rsidRDefault="00AA4943">
      <w:pPr>
        <w:rPr>
          <w:rStyle w:val="Hyperlink"/>
          <w:b/>
          <w:color w:val="auto"/>
          <w:u w:val="none"/>
        </w:rPr>
      </w:pPr>
      <w:r>
        <w:rPr>
          <w:rStyle w:val="Hyperlink"/>
          <w:b/>
          <w:color w:val="auto"/>
          <w:u w:val="none"/>
        </w:rPr>
        <w:br w:type="page"/>
      </w:r>
    </w:p>
    <w:p w:rsidR="00D41C4D" w:rsidRDefault="00D41C4D" w:rsidP="00D41C4D">
      <w:pPr>
        <w:rPr>
          <w:rStyle w:val="Hyperlink"/>
          <w:b/>
          <w:color w:val="auto"/>
          <w:u w:val="none"/>
        </w:rPr>
      </w:pPr>
      <w:r w:rsidRPr="00CE01A2">
        <w:rPr>
          <w:rStyle w:val="Hyperlink"/>
          <w:b/>
          <w:color w:val="auto"/>
          <w:u w:val="none"/>
        </w:rPr>
        <w:lastRenderedPageBreak/>
        <w:t xml:space="preserve">Full Tier | </w:t>
      </w:r>
      <w:hyperlink r:id="rId66"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67" w:history="1">
        <w:r w:rsidRPr="00CE01A2">
          <w:rPr>
            <w:rStyle w:val="Hyperlink"/>
            <w:b/>
            <w:color w:val="auto"/>
            <w:u w:val="none"/>
          </w:rPr>
          <w:t>Process Scheduler Server Definition Parameters</w:t>
        </w:r>
      </w:hyperlink>
    </w:p>
    <w:tbl>
      <w:tblPr>
        <w:tblStyle w:val="TableGridLight"/>
        <w:tblW w:w="0" w:type="auto"/>
        <w:tblLook w:val="04A0" w:firstRow="1" w:lastRow="0" w:firstColumn="1" w:lastColumn="0" w:noHBand="0" w:noVBand="1"/>
      </w:tblPr>
      <w:tblGrid>
        <w:gridCol w:w="328"/>
        <w:gridCol w:w="2028"/>
        <w:gridCol w:w="328"/>
      </w:tblGrid>
      <w:tr w:rsidR="00D41C4D" w:rsidRPr="00D41C4D" w:rsidTr="00D41C4D">
        <w:tc>
          <w:tcPr>
            <w:tcW w:w="0" w:type="auto"/>
            <w:hideMark/>
          </w:tcPr>
          <w:p w:rsidR="00D41C4D" w:rsidRPr="00D41C4D" w:rsidRDefault="00D41C4D" w:rsidP="00D41C4D">
            <w:pPr>
              <w:rPr>
                <w:rStyle w:val="psbox-value"/>
              </w:rPr>
            </w:pPr>
            <w:r w:rsidRPr="00D41C4D">
              <w:rPr>
                <w:rStyle w:val="psbox-value"/>
              </w:rPr>
              <w:t>1</w:t>
            </w:r>
          </w:p>
        </w:tc>
        <w:tc>
          <w:tcPr>
            <w:tcW w:w="0" w:type="auto"/>
            <w:hideMark/>
          </w:tcPr>
          <w:p w:rsidR="00D41C4D" w:rsidRPr="00D41C4D" w:rsidRDefault="00D41C4D" w:rsidP="00D41C4D">
            <w:pPr>
              <w:rPr>
                <w:rStyle w:val="psbox-value"/>
              </w:rPr>
            </w:pPr>
            <w:r w:rsidRPr="00D41C4D">
              <w:rPr>
                <w:rStyle w:val="psbox-value"/>
              </w:rPr>
              <w:t xml:space="preserve">Application Engine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D41C4D">
        <w:tc>
          <w:tcPr>
            <w:tcW w:w="0" w:type="auto"/>
            <w:hideMark/>
          </w:tcPr>
          <w:p w:rsidR="00D41C4D" w:rsidRPr="00D41C4D" w:rsidRDefault="00D41C4D" w:rsidP="00D41C4D">
            <w:pPr>
              <w:rPr>
                <w:rStyle w:val="psbox-value"/>
              </w:rPr>
            </w:pPr>
            <w:r w:rsidRPr="00D41C4D">
              <w:rPr>
                <w:rStyle w:val="psbox-value"/>
              </w:rPr>
              <w:t>2</w:t>
            </w:r>
          </w:p>
        </w:tc>
        <w:tc>
          <w:tcPr>
            <w:tcW w:w="0" w:type="auto"/>
            <w:hideMark/>
          </w:tcPr>
          <w:p w:rsidR="00D41C4D" w:rsidRPr="00D41C4D" w:rsidRDefault="00D41C4D" w:rsidP="00D41C4D">
            <w:pPr>
              <w:rPr>
                <w:rStyle w:val="psbox-value"/>
              </w:rPr>
            </w:pPr>
            <w:r w:rsidRPr="00D41C4D">
              <w:rPr>
                <w:rStyle w:val="psbox-value"/>
              </w:rPr>
              <w:t xml:space="preserve">XML Publisher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D41C4D">
        <w:tc>
          <w:tcPr>
            <w:tcW w:w="0" w:type="auto"/>
            <w:hideMark/>
          </w:tcPr>
          <w:p w:rsidR="00D41C4D" w:rsidRPr="00D41C4D" w:rsidRDefault="00D41C4D" w:rsidP="00D41C4D">
            <w:pPr>
              <w:rPr>
                <w:rStyle w:val="psbox-value"/>
              </w:rPr>
            </w:pPr>
            <w:r w:rsidRPr="00D41C4D">
              <w:rPr>
                <w:rStyle w:val="psbox-value"/>
              </w:rPr>
              <w:t>3</w:t>
            </w:r>
          </w:p>
        </w:tc>
        <w:tc>
          <w:tcPr>
            <w:tcW w:w="0" w:type="auto"/>
            <w:hideMark/>
          </w:tcPr>
          <w:p w:rsidR="00D41C4D" w:rsidRPr="00D41C4D" w:rsidRDefault="00D41C4D" w:rsidP="00D41C4D">
            <w:pPr>
              <w:rPr>
                <w:rStyle w:val="psbox-value"/>
              </w:rPr>
            </w:pPr>
            <w:r w:rsidRPr="00D41C4D">
              <w:rPr>
                <w:rStyle w:val="psbox-value"/>
              </w:rPr>
              <w:t xml:space="preserve">COBOL SQL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D41C4D">
        <w:tc>
          <w:tcPr>
            <w:tcW w:w="0" w:type="auto"/>
            <w:hideMark/>
          </w:tcPr>
          <w:p w:rsidR="00D41C4D" w:rsidRPr="00D41C4D" w:rsidRDefault="00D41C4D" w:rsidP="00D41C4D">
            <w:pPr>
              <w:rPr>
                <w:rStyle w:val="psbox-value"/>
              </w:rPr>
            </w:pPr>
            <w:r w:rsidRPr="00D41C4D">
              <w:rPr>
                <w:rStyle w:val="psbox-value"/>
              </w:rPr>
              <w:t>4</w:t>
            </w:r>
          </w:p>
        </w:tc>
        <w:tc>
          <w:tcPr>
            <w:tcW w:w="0" w:type="auto"/>
            <w:hideMark/>
          </w:tcPr>
          <w:p w:rsidR="00D41C4D" w:rsidRPr="00D41C4D" w:rsidRDefault="00D41C4D" w:rsidP="00D41C4D">
            <w:pPr>
              <w:rPr>
                <w:rStyle w:val="psbox-value"/>
              </w:rPr>
            </w:pPr>
            <w:r w:rsidRPr="00D41C4D">
              <w:rPr>
                <w:rStyle w:val="psbox-value"/>
              </w:rPr>
              <w:t xml:space="preserve">Optimization Engine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D41C4D">
        <w:tc>
          <w:tcPr>
            <w:tcW w:w="0" w:type="auto"/>
            <w:hideMark/>
          </w:tcPr>
          <w:p w:rsidR="00D41C4D" w:rsidRPr="00D41C4D" w:rsidRDefault="00D41C4D" w:rsidP="00D41C4D">
            <w:pPr>
              <w:rPr>
                <w:rStyle w:val="psbox-value"/>
              </w:rPr>
            </w:pPr>
            <w:r w:rsidRPr="00D41C4D">
              <w:rPr>
                <w:rStyle w:val="psbox-value"/>
              </w:rPr>
              <w:t>5</w:t>
            </w:r>
          </w:p>
        </w:tc>
        <w:tc>
          <w:tcPr>
            <w:tcW w:w="0" w:type="auto"/>
            <w:hideMark/>
          </w:tcPr>
          <w:p w:rsidR="00D41C4D" w:rsidRPr="00D41C4D" w:rsidRDefault="00D41C4D" w:rsidP="00D41C4D">
            <w:pPr>
              <w:rPr>
                <w:rStyle w:val="psbox-value"/>
              </w:rPr>
            </w:pPr>
            <w:r w:rsidRPr="00D41C4D">
              <w:rPr>
                <w:rStyle w:val="psbox-value"/>
              </w:rPr>
              <w:t xml:space="preserve">SQR Process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D41C4D">
        <w:tc>
          <w:tcPr>
            <w:tcW w:w="0" w:type="auto"/>
            <w:hideMark/>
          </w:tcPr>
          <w:p w:rsidR="00D41C4D" w:rsidRPr="00D41C4D" w:rsidRDefault="00D41C4D" w:rsidP="00D41C4D">
            <w:pPr>
              <w:rPr>
                <w:rStyle w:val="psbox-value"/>
              </w:rPr>
            </w:pPr>
            <w:r w:rsidRPr="00D41C4D">
              <w:rPr>
                <w:rStyle w:val="psbox-value"/>
              </w:rPr>
              <w:t>6</w:t>
            </w:r>
          </w:p>
        </w:tc>
        <w:tc>
          <w:tcPr>
            <w:tcW w:w="0" w:type="auto"/>
            <w:hideMark/>
          </w:tcPr>
          <w:p w:rsidR="00D41C4D" w:rsidRPr="00D41C4D" w:rsidRDefault="00D41C4D" w:rsidP="00D41C4D">
            <w:pPr>
              <w:rPr>
                <w:rStyle w:val="psbox-value"/>
              </w:rPr>
            </w:pPr>
            <w:r w:rsidRPr="00D41C4D">
              <w:rPr>
                <w:rStyle w:val="psbox-value"/>
              </w:rPr>
              <w:t xml:space="preserve">SQR Report </w:t>
            </w:r>
          </w:p>
        </w:tc>
        <w:tc>
          <w:tcPr>
            <w:tcW w:w="0" w:type="auto"/>
            <w:hideMark/>
          </w:tcPr>
          <w:p w:rsidR="00D41C4D" w:rsidRPr="00D41C4D" w:rsidRDefault="00D41C4D" w:rsidP="00D41C4D">
            <w:pPr>
              <w:rPr>
                <w:rStyle w:val="psbox-value"/>
              </w:rPr>
            </w:pPr>
            <w:r w:rsidRPr="00D41C4D">
              <w:rPr>
                <w:rStyle w:val="psbox-value"/>
              </w:rPr>
              <w:t>1</w:t>
            </w:r>
          </w:p>
        </w:tc>
      </w:tr>
      <w:tr w:rsidR="00D41C4D" w:rsidRPr="00D41C4D" w:rsidTr="00D41C4D">
        <w:tc>
          <w:tcPr>
            <w:tcW w:w="0" w:type="auto"/>
            <w:hideMark/>
          </w:tcPr>
          <w:p w:rsidR="00D41C4D" w:rsidRPr="00D41C4D" w:rsidRDefault="00D41C4D" w:rsidP="00D41C4D">
            <w:pPr>
              <w:rPr>
                <w:rStyle w:val="psbox-value"/>
              </w:rPr>
            </w:pPr>
            <w:r w:rsidRPr="00D41C4D">
              <w:rPr>
                <w:rStyle w:val="psbox-value"/>
              </w:rPr>
              <w:t>7</w:t>
            </w:r>
          </w:p>
        </w:tc>
        <w:tc>
          <w:tcPr>
            <w:tcW w:w="0" w:type="auto"/>
            <w:hideMark/>
          </w:tcPr>
          <w:p w:rsidR="00D41C4D" w:rsidRPr="00D41C4D" w:rsidRDefault="00D41C4D" w:rsidP="00D41C4D">
            <w:pPr>
              <w:rPr>
                <w:rStyle w:val="psbox-value"/>
              </w:rPr>
            </w:pPr>
            <w:r w:rsidRPr="00D41C4D">
              <w:rPr>
                <w:rStyle w:val="psbox-value"/>
              </w:rPr>
              <w:t xml:space="preserve">Max </w:t>
            </w:r>
            <w:proofErr w:type="spellStart"/>
            <w:r w:rsidRPr="00D41C4D">
              <w:rPr>
                <w:rStyle w:val="psbox-value"/>
              </w:rPr>
              <w:t>Api</w:t>
            </w:r>
            <w:proofErr w:type="spellEnd"/>
            <w:r w:rsidRPr="00D41C4D">
              <w:rPr>
                <w:rStyle w:val="psbox-value"/>
              </w:rPr>
              <w:t xml:space="preserve"> Aware </w:t>
            </w:r>
          </w:p>
        </w:tc>
        <w:tc>
          <w:tcPr>
            <w:tcW w:w="0" w:type="auto"/>
            <w:hideMark/>
          </w:tcPr>
          <w:p w:rsidR="00D41C4D" w:rsidRPr="00D41C4D" w:rsidRDefault="00D41C4D" w:rsidP="00D41C4D">
            <w:pPr>
              <w:rPr>
                <w:rStyle w:val="psbox-value"/>
              </w:rPr>
            </w:pPr>
            <w:r w:rsidRPr="00D41C4D">
              <w:rPr>
                <w:rStyle w:val="psbox-value"/>
              </w:rPr>
              <w:t>1</w:t>
            </w:r>
          </w:p>
        </w:tc>
      </w:tr>
    </w:tbl>
    <w:p w:rsidR="00D41C4D" w:rsidRPr="00CE01A2" w:rsidRDefault="00D41C4D" w:rsidP="00D41C4D">
      <w:pPr>
        <w:rPr>
          <w:rStyle w:val="Hyperlink"/>
          <w:color w:val="auto"/>
          <w:u w:val="none"/>
        </w:rPr>
      </w:pPr>
    </w:p>
    <w:p w:rsidR="00D41C4D" w:rsidRDefault="00D41C4D" w:rsidP="00D41C4D">
      <w:pPr>
        <w:rPr>
          <w:rStyle w:val="Hyperlink"/>
          <w:b/>
          <w:color w:val="auto"/>
          <w:u w:val="none"/>
        </w:rPr>
      </w:pPr>
      <w:r w:rsidRPr="00CE01A2">
        <w:rPr>
          <w:rStyle w:val="Hyperlink"/>
          <w:b/>
          <w:color w:val="auto"/>
          <w:u w:val="none"/>
        </w:rPr>
        <w:t xml:space="preserve">Full Tier | </w:t>
      </w:r>
      <w:hyperlink r:id="rId68" w:history="1">
        <w:r w:rsidRPr="00CE01A2">
          <w:rPr>
            <w:rStyle w:val="Hyperlink"/>
            <w:b/>
            <w:color w:val="auto"/>
            <w:u w:val="none"/>
          </w:rPr>
          <w:t>Domain Settings</w:t>
        </w:r>
      </w:hyperlink>
      <w:r>
        <w:rPr>
          <w:rStyle w:val="Hyperlink"/>
          <w:color w:val="auto"/>
          <w:u w:val="none"/>
        </w:rPr>
        <w:t xml:space="preserve"> </w:t>
      </w:r>
      <w:r w:rsidRPr="00CE01A2">
        <w:rPr>
          <w:rStyle w:val="Hyperlink"/>
          <w:b/>
          <w:color w:val="auto"/>
          <w:u w:val="none"/>
        </w:rPr>
        <w:t xml:space="preserve">| </w:t>
      </w:r>
      <w:hyperlink r:id="rId69" w:history="1">
        <w:r w:rsidRPr="00CE01A2">
          <w:rPr>
            <w:rStyle w:val="Hyperlink"/>
            <w:b/>
            <w:color w:val="auto"/>
            <w:u w:val="none"/>
          </w:rPr>
          <w:t>Advanced</w:t>
        </w:r>
      </w:hyperlink>
    </w:p>
    <w:p w:rsidR="00A86DF8" w:rsidRDefault="00D41C4D" w:rsidP="00351BE1">
      <w:pPr>
        <w:rPr>
          <w:rStyle w:val="Hyperlink"/>
          <w:color w:val="auto"/>
          <w:u w:val="none"/>
        </w:rPr>
      </w:pPr>
      <w:r w:rsidRPr="00CE01A2">
        <w:rPr>
          <w:rStyle w:val="Hyperlink"/>
          <w:color w:val="auto"/>
          <w:u w:val="none"/>
        </w:rPr>
        <w:t>None</w:t>
      </w:r>
    </w:p>
    <w:p w:rsidR="00A2517A" w:rsidRDefault="00A2517A" w:rsidP="00351BE1">
      <w:pPr>
        <w:rPr>
          <w:rStyle w:val="Hyperlink"/>
          <w:color w:val="auto"/>
          <w:u w:val="none"/>
        </w:rPr>
      </w:pPr>
    </w:p>
    <w:p w:rsidR="00AA4943" w:rsidRDefault="00AA4943">
      <w:pPr>
        <w:rPr>
          <w:rFonts w:asciiTheme="majorHAnsi" w:eastAsiaTheme="majorEastAsia" w:hAnsiTheme="majorHAnsi" w:cstheme="majorBidi"/>
          <w:color w:val="2E74B5" w:themeColor="accent1" w:themeShade="BF"/>
          <w:sz w:val="26"/>
          <w:szCs w:val="26"/>
        </w:rPr>
      </w:pPr>
      <w:r>
        <w:br w:type="page"/>
      </w:r>
    </w:p>
    <w:p w:rsidR="005D2620" w:rsidRDefault="005D2620" w:rsidP="005D2620">
      <w:pPr>
        <w:pStyle w:val="Heading2"/>
        <w:numPr>
          <w:ilvl w:val="0"/>
          <w:numId w:val="41"/>
        </w:numPr>
        <w:ind w:left="360"/>
      </w:pPr>
      <w:bookmarkStart w:id="44" w:name="_Toc27132515"/>
      <w:r>
        <w:lastRenderedPageBreak/>
        <w:t xml:space="preserve">Additional Exercise – Provision Environments with Windows </w:t>
      </w:r>
      <w:r w:rsidR="00B029B6">
        <w:t>Clients</w:t>
      </w:r>
      <w:bookmarkEnd w:id="44"/>
    </w:p>
    <w:p w:rsidR="00B029B6" w:rsidRDefault="00B029B6" w:rsidP="00B029B6">
      <w:r>
        <w:t>As a take home exercise, you can provision a PeopleSoft environment with a Windows client node. Follow the high level steps outlined below.</w:t>
      </w:r>
    </w:p>
    <w:p w:rsidR="00B029B6" w:rsidRDefault="00B029B6" w:rsidP="00B029B6">
      <w:pPr>
        <w:pStyle w:val="ListParagraph"/>
        <w:numPr>
          <w:ilvl w:val="0"/>
          <w:numId w:val="47"/>
        </w:numPr>
      </w:pPr>
      <w:r>
        <w:t>Remove the PUM topology from the Environment Template that was used to pro</w:t>
      </w:r>
      <w:r w:rsidR="00AA7C18">
        <w:t xml:space="preserve">vision in the previous section – Refer step 2 in </w:t>
      </w:r>
      <w:r w:rsidR="00281FA0">
        <w:t xml:space="preserve"> </w:t>
      </w:r>
      <w:hyperlink w:anchor="_Create_a_new" w:history="1">
        <w:r w:rsidR="00AA7C18" w:rsidRPr="00AA7C18">
          <w:rPr>
            <w:rStyle w:val="Hyperlink"/>
          </w:rPr>
          <w:t>Create a New Environment Template</w:t>
        </w:r>
      </w:hyperlink>
    </w:p>
    <w:p w:rsidR="00B029B6" w:rsidRDefault="00B029B6" w:rsidP="00B029B6">
      <w:pPr>
        <w:pStyle w:val="ListParagraph"/>
        <w:numPr>
          <w:ilvl w:val="0"/>
          <w:numId w:val="47"/>
        </w:numPr>
      </w:pPr>
      <w:r>
        <w:t xml:space="preserve">Edit the PUM topology and add a new Windows Client node.  Select an available shape. </w:t>
      </w:r>
      <w:r w:rsidR="00AA7C18">
        <w:t xml:space="preserve">Refer step 1in </w:t>
      </w:r>
      <w:hyperlink w:anchor="_Review_and_update" w:history="1">
        <w:r w:rsidR="00AA7C18" w:rsidRPr="00AA7C18">
          <w:rPr>
            <w:rStyle w:val="Hyperlink"/>
          </w:rPr>
          <w:t>Review and Update a Topology</w:t>
        </w:r>
      </w:hyperlink>
      <w:r w:rsidR="00AA7C18">
        <w:t xml:space="preserve">.  Hint - Click + to add a node. </w:t>
      </w:r>
    </w:p>
    <w:p w:rsidR="00B029B6" w:rsidRDefault="00B029B6" w:rsidP="00B029B6">
      <w:pPr>
        <w:pStyle w:val="ListParagraph"/>
        <w:numPr>
          <w:ilvl w:val="0"/>
          <w:numId w:val="47"/>
        </w:numPr>
      </w:pPr>
      <w:r>
        <w:t>Edit the Environment Template and re-a</w:t>
      </w:r>
      <w:r w:rsidR="00AA7C18">
        <w:t xml:space="preserve">dd the PUM topology – Refer step 2 in </w:t>
      </w:r>
      <w:hyperlink w:anchor="_Create_a_new" w:history="1">
        <w:r w:rsidR="00AA7C18" w:rsidRPr="00AA7C18">
          <w:rPr>
            <w:rStyle w:val="Hyperlink"/>
          </w:rPr>
          <w:t>Create a New Environment Template</w:t>
        </w:r>
      </w:hyperlink>
      <w:r w:rsidR="00AA7C18">
        <w:t xml:space="preserve">. Hint - Search for PUM topology. </w:t>
      </w:r>
    </w:p>
    <w:p w:rsidR="00B029B6" w:rsidRDefault="00B029B6" w:rsidP="00B029B6">
      <w:pPr>
        <w:pStyle w:val="ListParagraph"/>
        <w:numPr>
          <w:ilvl w:val="0"/>
          <w:numId w:val="47"/>
        </w:numPr>
      </w:pPr>
      <w:r>
        <w:t>Configure the Custom Attributes of the topology in the template.  Ensure to select the Availability Domain which has the required shapes</w:t>
      </w:r>
      <w:r w:rsidR="00AA7C18">
        <w:t xml:space="preserve"> – Refer Step 3 in </w:t>
      </w:r>
      <w:hyperlink w:anchor="_Create_a_new" w:history="1">
        <w:r w:rsidR="00AA7C18" w:rsidRPr="00AA7C18">
          <w:rPr>
            <w:rStyle w:val="Hyperlink"/>
          </w:rPr>
          <w:t>Create a New Environment Template</w:t>
        </w:r>
      </w:hyperlink>
    </w:p>
    <w:p w:rsidR="00B029B6" w:rsidRDefault="00B029B6" w:rsidP="00B029B6">
      <w:pPr>
        <w:pStyle w:val="ListParagraph"/>
        <w:numPr>
          <w:ilvl w:val="0"/>
          <w:numId w:val="47"/>
        </w:numPr>
      </w:pPr>
      <w:r>
        <w:t>Create a new Environment using the newly modified template</w:t>
      </w:r>
      <w:r w:rsidR="00AA7C18">
        <w:t xml:space="preserve"> – Refer </w:t>
      </w:r>
      <w:hyperlink w:anchor="_Create_Environment" w:history="1">
        <w:r w:rsidR="00AA7C18" w:rsidRPr="00AA7C18">
          <w:rPr>
            <w:rStyle w:val="Hyperlink"/>
          </w:rPr>
          <w:t>Create Environment</w:t>
        </w:r>
      </w:hyperlink>
      <w:r>
        <w:t xml:space="preserve">. </w:t>
      </w:r>
    </w:p>
    <w:p w:rsidR="00A2517A" w:rsidRDefault="00A2517A">
      <w:pPr>
        <w:rPr>
          <w:rStyle w:val="Hyperlink"/>
          <w:rFonts w:asciiTheme="majorHAnsi" w:eastAsiaTheme="majorEastAsia" w:hAnsiTheme="majorHAnsi" w:cstheme="majorBidi"/>
          <w:color w:val="2E74B5" w:themeColor="accent1" w:themeShade="BF"/>
          <w:sz w:val="26"/>
          <w:szCs w:val="26"/>
          <w:u w:val="none"/>
        </w:rPr>
      </w:pPr>
      <w:r>
        <w:rPr>
          <w:rStyle w:val="Hyperlink"/>
          <w:color w:val="2E74B5" w:themeColor="accent1" w:themeShade="BF"/>
          <w:u w:val="none"/>
        </w:rPr>
        <w:br w:type="page"/>
      </w:r>
    </w:p>
    <w:p w:rsidR="009E1B5E" w:rsidRDefault="009E1B5E" w:rsidP="00A2517A">
      <w:pPr>
        <w:pStyle w:val="Heading2"/>
        <w:rPr>
          <w:rStyle w:val="Hyperlink"/>
          <w:color w:val="2E74B5" w:themeColor="accent1" w:themeShade="BF"/>
          <w:u w:val="none"/>
        </w:rPr>
      </w:pPr>
      <w:bookmarkStart w:id="45" w:name="_Appendix_A_–"/>
      <w:bookmarkStart w:id="46" w:name="_Toc27132516"/>
      <w:bookmarkEnd w:id="45"/>
      <w:r w:rsidRPr="003E4900">
        <w:rPr>
          <w:rStyle w:val="Hyperlink"/>
          <w:color w:val="2E74B5" w:themeColor="accent1" w:themeShade="BF"/>
          <w:u w:val="none"/>
        </w:rPr>
        <w:lastRenderedPageBreak/>
        <w:t>Appendix A – OCI Account URL</w:t>
      </w:r>
      <w:r w:rsidR="00147222" w:rsidRPr="003E4900">
        <w:rPr>
          <w:rStyle w:val="Hyperlink"/>
          <w:color w:val="2E74B5" w:themeColor="accent1" w:themeShade="BF"/>
          <w:u w:val="none"/>
        </w:rPr>
        <w:t xml:space="preserve"> and Resources</w:t>
      </w:r>
      <w:bookmarkEnd w:id="46"/>
    </w:p>
    <w:p w:rsidR="009E1B5E" w:rsidRDefault="009E1B5E" w:rsidP="009E1B5E">
      <w:r>
        <w:t xml:space="preserve">The OCI </w:t>
      </w:r>
      <w:r w:rsidR="00147222">
        <w:t xml:space="preserve">Console </w:t>
      </w:r>
      <w:r>
        <w:t xml:space="preserve">URL will be as shown in the screenshot below.  The standard format is – </w:t>
      </w:r>
      <w:hyperlink w:history="1">
        <w:r w:rsidRPr="002049F7">
          <w:rPr>
            <w:rStyle w:val="Hyperlink"/>
          </w:rPr>
          <w:t>https://myservices-&lt;account_name&gt;.console.oraclecloud.com</w:t>
        </w:r>
      </w:hyperlink>
      <w:r>
        <w:t>. In this example, the account name provided during account creation is ‘</w:t>
      </w:r>
      <w:proofErr w:type="spellStart"/>
      <w:r>
        <w:t>nkpsftcloud</w:t>
      </w:r>
      <w:proofErr w:type="spellEnd"/>
      <w:r>
        <w:t xml:space="preserve">’.  The URL will be </w:t>
      </w:r>
      <w:hyperlink r:id="rId70" w:history="1">
        <w:r w:rsidRPr="002049F7">
          <w:rPr>
            <w:rStyle w:val="Hyperlink"/>
          </w:rPr>
          <w:t>https://myservices-nkpsftcloud.console.oraclecloud.com</w:t>
        </w:r>
      </w:hyperlink>
      <w:r>
        <w:t xml:space="preserve">. </w:t>
      </w:r>
    </w:p>
    <w:p w:rsidR="009E1B5E" w:rsidRDefault="009E1B5E" w:rsidP="009E1B5E">
      <w:r>
        <w:rPr>
          <w:noProof/>
        </w:rPr>
        <w:drawing>
          <wp:inline distT="0" distB="0" distL="0" distR="0" wp14:anchorId="16F43490" wp14:editId="31912B57">
            <wp:extent cx="5555232" cy="267375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58860" cy="2675498"/>
                    </a:xfrm>
                    <a:prstGeom prst="rect">
                      <a:avLst/>
                    </a:prstGeom>
                  </pic:spPr>
                </pic:pic>
              </a:graphicData>
            </a:graphic>
          </wp:inline>
        </w:drawing>
      </w:r>
    </w:p>
    <w:p w:rsidR="00147222" w:rsidRDefault="00147222" w:rsidP="009E1B5E">
      <w:r>
        <w:t xml:space="preserve">Review the resources available in your tenancy. Navigate to </w:t>
      </w:r>
      <w:r w:rsidR="00B545DA">
        <w:t>Me</w:t>
      </w:r>
      <w:r w:rsidR="00080174">
        <w:t xml:space="preserve">nu </w:t>
      </w:r>
      <w:r w:rsidR="00080174">
        <w:sym w:font="Wingdings" w:char="F0E0"/>
      </w:r>
      <w:r w:rsidR="00080174">
        <w:t xml:space="preserve"> Administration </w:t>
      </w:r>
      <w:r w:rsidR="00080174">
        <w:sym w:font="Wingdings" w:char="F0E0"/>
      </w:r>
      <w:r w:rsidR="00080174">
        <w:t xml:space="preserve"> Tenancy Details and review the </w:t>
      </w:r>
      <w:r w:rsidR="006F1023">
        <w:t xml:space="preserve">service limits for Compute.  Determine the </w:t>
      </w:r>
      <w:r w:rsidR="00080174">
        <w:t xml:space="preserve">number of VM shapes </w:t>
      </w:r>
      <w:r w:rsidR="006F1023">
        <w:t xml:space="preserve">available </w:t>
      </w:r>
      <w:r w:rsidR="00080174">
        <w:t xml:space="preserve">in your tenancy. </w:t>
      </w:r>
    </w:p>
    <w:p w:rsidR="00080174" w:rsidRDefault="00080174" w:rsidP="009E1B5E">
      <w:r>
        <w:rPr>
          <w:noProof/>
        </w:rPr>
        <w:drawing>
          <wp:inline distT="0" distB="0" distL="0" distR="0" wp14:anchorId="293876D5" wp14:editId="76339521">
            <wp:extent cx="5509549" cy="3582972"/>
            <wp:effectExtent l="19050" t="19050" r="1524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30882" cy="3596845"/>
                    </a:xfrm>
                    <a:prstGeom prst="rect">
                      <a:avLst/>
                    </a:prstGeom>
                    <a:ln>
                      <a:solidFill>
                        <a:schemeClr val="accent1"/>
                      </a:solidFill>
                    </a:ln>
                  </pic:spPr>
                </pic:pic>
              </a:graphicData>
            </a:graphic>
          </wp:inline>
        </w:drawing>
      </w:r>
    </w:p>
    <w:p w:rsidR="001C5D51" w:rsidRDefault="001C5D51" w:rsidP="009E1B5E">
      <w:r>
        <w:lastRenderedPageBreak/>
        <w:t xml:space="preserve">Your tenancy should have the following shapes. </w:t>
      </w:r>
    </w:p>
    <w:tbl>
      <w:tblPr>
        <w:tblStyle w:val="TableGridLight"/>
        <w:tblW w:w="0" w:type="auto"/>
        <w:tblLook w:val="04A0" w:firstRow="1" w:lastRow="0" w:firstColumn="1" w:lastColumn="0" w:noHBand="0" w:noVBand="1"/>
      </w:tblPr>
      <w:tblGrid>
        <w:gridCol w:w="3035"/>
        <w:gridCol w:w="2105"/>
        <w:gridCol w:w="2105"/>
        <w:gridCol w:w="2105"/>
      </w:tblGrid>
      <w:tr w:rsidR="001C5D51" w:rsidTr="001C5D51">
        <w:tc>
          <w:tcPr>
            <w:tcW w:w="3035" w:type="dxa"/>
          </w:tcPr>
          <w:p w:rsidR="001C5D51" w:rsidRDefault="001C5D51" w:rsidP="009E1B5E">
            <w:r>
              <w:t>Shape</w:t>
            </w:r>
          </w:p>
        </w:tc>
        <w:tc>
          <w:tcPr>
            <w:tcW w:w="2105" w:type="dxa"/>
          </w:tcPr>
          <w:p w:rsidR="001C5D51" w:rsidRDefault="001C5D51" w:rsidP="009E1B5E">
            <w:r>
              <w:t>AD-1</w:t>
            </w:r>
          </w:p>
        </w:tc>
        <w:tc>
          <w:tcPr>
            <w:tcW w:w="2105" w:type="dxa"/>
          </w:tcPr>
          <w:p w:rsidR="001C5D51" w:rsidRDefault="00EC0B68" w:rsidP="00EC0B68">
            <w:r>
              <w:t>AD-</w:t>
            </w:r>
            <w:r w:rsidR="001C5D51">
              <w:t>2</w:t>
            </w:r>
          </w:p>
        </w:tc>
        <w:tc>
          <w:tcPr>
            <w:tcW w:w="2105" w:type="dxa"/>
          </w:tcPr>
          <w:p w:rsidR="001C5D51" w:rsidRDefault="00EC0B68" w:rsidP="009E1B5E">
            <w:r>
              <w:t>AD-</w:t>
            </w:r>
            <w:r w:rsidR="001C5D51">
              <w:t>3</w:t>
            </w:r>
          </w:p>
        </w:tc>
      </w:tr>
      <w:tr w:rsidR="001C5D51" w:rsidTr="001C5D51">
        <w:tc>
          <w:tcPr>
            <w:tcW w:w="3035" w:type="dxa"/>
          </w:tcPr>
          <w:p w:rsidR="001C5D51" w:rsidRDefault="001C5D51" w:rsidP="009E1B5E">
            <w:r>
              <w:t>VM.Standard2.1</w:t>
            </w:r>
          </w:p>
        </w:tc>
        <w:tc>
          <w:tcPr>
            <w:tcW w:w="2105" w:type="dxa"/>
          </w:tcPr>
          <w:p w:rsidR="001C5D51" w:rsidRDefault="00EC0B68" w:rsidP="009E1B5E">
            <w:r>
              <w:t>1</w:t>
            </w:r>
          </w:p>
        </w:tc>
        <w:tc>
          <w:tcPr>
            <w:tcW w:w="2105" w:type="dxa"/>
          </w:tcPr>
          <w:p w:rsidR="001C5D51" w:rsidRDefault="00EC0B68" w:rsidP="009E1B5E">
            <w:r>
              <w:t>1</w:t>
            </w:r>
          </w:p>
        </w:tc>
        <w:tc>
          <w:tcPr>
            <w:tcW w:w="2105" w:type="dxa"/>
          </w:tcPr>
          <w:p w:rsidR="001C5D51" w:rsidRDefault="00EC0B68" w:rsidP="009E1B5E">
            <w:r>
              <w:t>1</w:t>
            </w:r>
          </w:p>
        </w:tc>
      </w:tr>
      <w:tr w:rsidR="001C5D51" w:rsidTr="001C5D51">
        <w:tc>
          <w:tcPr>
            <w:tcW w:w="3035" w:type="dxa"/>
          </w:tcPr>
          <w:p w:rsidR="001C5D51" w:rsidRDefault="001C5D51" w:rsidP="009E1B5E">
            <w:r>
              <w:t>VM.Standard2.2</w:t>
            </w:r>
          </w:p>
        </w:tc>
        <w:tc>
          <w:tcPr>
            <w:tcW w:w="2105" w:type="dxa"/>
          </w:tcPr>
          <w:p w:rsidR="001C5D51" w:rsidRDefault="00EC0B68" w:rsidP="009E1B5E">
            <w:r>
              <w:t>1</w:t>
            </w:r>
          </w:p>
        </w:tc>
        <w:tc>
          <w:tcPr>
            <w:tcW w:w="2105" w:type="dxa"/>
          </w:tcPr>
          <w:p w:rsidR="001C5D51" w:rsidRDefault="00EC0B68" w:rsidP="009E1B5E">
            <w:r>
              <w:t>1</w:t>
            </w:r>
          </w:p>
        </w:tc>
        <w:tc>
          <w:tcPr>
            <w:tcW w:w="2105" w:type="dxa"/>
          </w:tcPr>
          <w:p w:rsidR="001C5D51" w:rsidRDefault="00EC0B68" w:rsidP="009E1B5E">
            <w:r>
              <w:t>1</w:t>
            </w:r>
          </w:p>
        </w:tc>
      </w:tr>
      <w:tr w:rsidR="001C5D51" w:rsidTr="001C5D51">
        <w:tc>
          <w:tcPr>
            <w:tcW w:w="3035" w:type="dxa"/>
          </w:tcPr>
          <w:p w:rsidR="001C5D51" w:rsidRDefault="001C5D51" w:rsidP="009E1B5E">
            <w:r>
              <w:t>VM.Standard.E2.1</w:t>
            </w:r>
          </w:p>
        </w:tc>
        <w:tc>
          <w:tcPr>
            <w:tcW w:w="2105" w:type="dxa"/>
          </w:tcPr>
          <w:p w:rsidR="001C5D51" w:rsidRDefault="00EC0B68" w:rsidP="009E1B5E">
            <w:r>
              <w:t>1</w:t>
            </w:r>
          </w:p>
        </w:tc>
        <w:tc>
          <w:tcPr>
            <w:tcW w:w="2105" w:type="dxa"/>
          </w:tcPr>
          <w:p w:rsidR="001C5D51" w:rsidRDefault="00EC0B68" w:rsidP="009E1B5E">
            <w:r>
              <w:t>1</w:t>
            </w:r>
          </w:p>
        </w:tc>
        <w:tc>
          <w:tcPr>
            <w:tcW w:w="2105" w:type="dxa"/>
          </w:tcPr>
          <w:p w:rsidR="001C5D51" w:rsidRDefault="00EC0B68" w:rsidP="009E1B5E">
            <w:r>
              <w:t>1</w:t>
            </w:r>
          </w:p>
        </w:tc>
      </w:tr>
      <w:tr w:rsidR="001C5D51" w:rsidTr="001C5D51">
        <w:tc>
          <w:tcPr>
            <w:tcW w:w="3035" w:type="dxa"/>
          </w:tcPr>
          <w:p w:rsidR="001C5D51" w:rsidRDefault="001C5D51" w:rsidP="009E1B5E">
            <w:r>
              <w:t>VM.Standard.E2.2</w:t>
            </w:r>
          </w:p>
        </w:tc>
        <w:tc>
          <w:tcPr>
            <w:tcW w:w="2105" w:type="dxa"/>
          </w:tcPr>
          <w:p w:rsidR="001C5D51" w:rsidRDefault="00EC0B68" w:rsidP="009E1B5E">
            <w:r>
              <w:t>1</w:t>
            </w:r>
          </w:p>
        </w:tc>
        <w:tc>
          <w:tcPr>
            <w:tcW w:w="2105" w:type="dxa"/>
          </w:tcPr>
          <w:p w:rsidR="001C5D51" w:rsidRDefault="00EC0B68" w:rsidP="009E1B5E">
            <w:r>
              <w:t>1</w:t>
            </w:r>
          </w:p>
        </w:tc>
        <w:tc>
          <w:tcPr>
            <w:tcW w:w="2105" w:type="dxa"/>
          </w:tcPr>
          <w:p w:rsidR="001C5D51" w:rsidRDefault="00EC0B68" w:rsidP="009E1B5E">
            <w:r>
              <w:t>1</w:t>
            </w:r>
          </w:p>
        </w:tc>
      </w:tr>
    </w:tbl>
    <w:p w:rsidR="009E1B5E" w:rsidRPr="009E1B5E" w:rsidRDefault="009E1B5E" w:rsidP="009E1B5E"/>
    <w:p w:rsidR="00AA4943" w:rsidRDefault="00AA4943">
      <w:pPr>
        <w:rPr>
          <w:rStyle w:val="Hyperlink"/>
          <w:rFonts w:asciiTheme="majorHAnsi" w:eastAsiaTheme="majorEastAsia" w:hAnsiTheme="majorHAnsi" w:cstheme="majorBidi"/>
          <w:color w:val="2E74B5" w:themeColor="accent1" w:themeShade="BF"/>
          <w:sz w:val="26"/>
          <w:szCs w:val="26"/>
          <w:u w:val="none"/>
        </w:rPr>
      </w:pPr>
      <w:r>
        <w:rPr>
          <w:rStyle w:val="Hyperlink"/>
          <w:color w:val="2E74B5" w:themeColor="accent1" w:themeShade="BF"/>
          <w:u w:val="none"/>
        </w:rPr>
        <w:br w:type="page"/>
      </w:r>
    </w:p>
    <w:p w:rsidR="00A86DF8" w:rsidRPr="00A2517A" w:rsidRDefault="009E1B5E" w:rsidP="00A2517A">
      <w:pPr>
        <w:pStyle w:val="Heading2"/>
        <w:rPr>
          <w:rStyle w:val="Hyperlink"/>
          <w:color w:val="auto"/>
          <w:u w:val="none"/>
        </w:rPr>
      </w:pPr>
      <w:bookmarkStart w:id="47" w:name="_Toc27132517"/>
      <w:r>
        <w:rPr>
          <w:rStyle w:val="Hyperlink"/>
          <w:color w:val="2E74B5" w:themeColor="accent1" w:themeShade="BF"/>
          <w:u w:val="none"/>
        </w:rPr>
        <w:lastRenderedPageBreak/>
        <w:t>Appendix B</w:t>
      </w:r>
      <w:r w:rsidR="00351BE1" w:rsidRPr="00A86DF8">
        <w:rPr>
          <w:rStyle w:val="Hyperlink"/>
          <w:color w:val="2E74B5" w:themeColor="accent1" w:themeShade="BF"/>
          <w:u w:val="none"/>
        </w:rPr>
        <w:t xml:space="preserve"> – Accessing Cloud Manager using SSH</w:t>
      </w:r>
      <w:bookmarkEnd w:id="47"/>
    </w:p>
    <w:p w:rsidR="00351BE1" w:rsidRDefault="00351BE1" w:rsidP="00A86DF8">
      <w:r>
        <w:t xml:space="preserve">Steps to SSH into Cloud Manager instance. </w:t>
      </w:r>
    </w:p>
    <w:p w:rsidR="00351BE1" w:rsidRDefault="00351BE1" w:rsidP="00A2517A">
      <w:pPr>
        <w:pStyle w:val="ListParagraph"/>
        <w:numPr>
          <w:ilvl w:val="0"/>
          <w:numId w:val="29"/>
        </w:numPr>
        <w:ind w:left="360"/>
      </w:pPr>
      <w:r>
        <w:t xml:space="preserve">SSH key pair required to access Cloud Manager instance was created in step 6 in </w:t>
      </w:r>
      <w:hyperlink w:anchor="_Prepare_OCI_tenancy" w:history="1">
        <w:r w:rsidRPr="00351BE1">
          <w:rPr>
            <w:rStyle w:val="Hyperlink"/>
          </w:rPr>
          <w:t>section 6</w:t>
        </w:r>
      </w:hyperlink>
      <w:r>
        <w:t xml:space="preserve">. </w:t>
      </w:r>
    </w:p>
    <w:p w:rsidR="002E4AF1" w:rsidRDefault="00351BE1" w:rsidP="00AA4943">
      <w:pPr>
        <w:pStyle w:val="ListParagraph"/>
        <w:numPr>
          <w:ilvl w:val="0"/>
          <w:numId w:val="29"/>
        </w:numPr>
        <w:ind w:left="360"/>
      </w:pPr>
      <w:r>
        <w:t xml:space="preserve">The SSH key pair will be under the folder named ‘keys’, in the same folder where the </w:t>
      </w:r>
      <w:r w:rsidR="006A4175">
        <w:t>psftcm-setup</w:t>
      </w:r>
      <w:r>
        <w:t xml:space="preserve">.zip was extracted. </w:t>
      </w:r>
    </w:p>
    <w:p w:rsidR="002E4AF1" w:rsidRDefault="006A4175" w:rsidP="00A2517A">
      <w:pPr>
        <w:pStyle w:val="ListParagraph"/>
        <w:ind w:left="360"/>
      </w:pPr>
      <w:r>
        <w:rPr>
          <w:noProof/>
        </w:rPr>
        <w:drawing>
          <wp:inline distT="0" distB="0" distL="0" distR="0" wp14:anchorId="33ED0554" wp14:editId="26F2488D">
            <wp:extent cx="4241800" cy="3234827"/>
            <wp:effectExtent l="0" t="0" r="635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437" cy="3261241"/>
                    </a:xfrm>
                    <a:prstGeom prst="rect">
                      <a:avLst/>
                    </a:prstGeom>
                  </pic:spPr>
                </pic:pic>
              </a:graphicData>
            </a:graphic>
          </wp:inline>
        </w:drawing>
      </w:r>
    </w:p>
    <w:p w:rsidR="002E4AF1" w:rsidRDefault="002E4AF1" w:rsidP="00A2517A">
      <w:pPr>
        <w:pStyle w:val="ListParagraph"/>
        <w:ind w:left="360"/>
      </w:pPr>
    </w:p>
    <w:p w:rsidR="002E4AF1" w:rsidRDefault="002E4AF1" w:rsidP="00A2517A">
      <w:pPr>
        <w:pStyle w:val="ListParagraph"/>
        <w:numPr>
          <w:ilvl w:val="0"/>
          <w:numId w:val="29"/>
        </w:numPr>
        <w:ind w:left="360"/>
        <w:rPr>
          <w:rStyle w:val="Hyperlink"/>
          <w:color w:val="auto"/>
          <w:u w:val="none"/>
        </w:rPr>
      </w:pPr>
      <w:r>
        <w:rPr>
          <w:rStyle w:val="Hyperlink"/>
          <w:color w:val="auto"/>
          <w:u w:val="none"/>
        </w:rPr>
        <w:t xml:space="preserve">Launch Git Bash and navigate to the keys folder. </w:t>
      </w:r>
    </w:p>
    <w:p w:rsidR="002E4AF1" w:rsidRDefault="002E4AF1" w:rsidP="00A2517A">
      <w:pPr>
        <w:pStyle w:val="ListParagraph"/>
        <w:numPr>
          <w:ilvl w:val="0"/>
          <w:numId w:val="29"/>
        </w:numPr>
        <w:ind w:left="360"/>
        <w:rPr>
          <w:rStyle w:val="Hyperlink"/>
          <w:color w:val="auto"/>
          <w:u w:val="none"/>
        </w:rPr>
      </w:pPr>
      <w:r>
        <w:rPr>
          <w:rStyle w:val="Hyperlink"/>
          <w:color w:val="auto"/>
          <w:u w:val="none"/>
        </w:rPr>
        <w:t>Retrieve the Cloud Manager IP address.  It was provided as output when the stack was applied.</w:t>
      </w:r>
    </w:p>
    <w:p w:rsidR="00EB4685" w:rsidRDefault="00EB4685" w:rsidP="00A2517A">
      <w:pPr>
        <w:pStyle w:val="ListParagraph"/>
        <w:ind w:left="360"/>
        <w:rPr>
          <w:rStyle w:val="Hyperlink"/>
          <w:color w:val="auto"/>
          <w:u w:val="none"/>
        </w:rPr>
      </w:pPr>
    </w:p>
    <w:p w:rsidR="002E4AF1" w:rsidRDefault="000F01D0" w:rsidP="00A2517A">
      <w:pPr>
        <w:pStyle w:val="ListParagraph"/>
        <w:ind w:left="360"/>
        <w:rPr>
          <w:rStyle w:val="Hyperlink"/>
          <w:color w:val="auto"/>
          <w:u w:val="none"/>
        </w:rPr>
      </w:pPr>
      <w:r w:rsidRPr="000D5189">
        <w:rPr>
          <w:rStyle w:val="Hyperlink"/>
          <w:noProof/>
          <w:color w:val="auto"/>
          <w:u w:val="none"/>
        </w:rPr>
        <w:drawing>
          <wp:inline distT="0" distB="0" distL="0" distR="0">
            <wp:extent cx="8324850" cy="1790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324850" cy="1790700"/>
                    </a:xfrm>
                    <a:prstGeom prst="rect">
                      <a:avLst/>
                    </a:prstGeom>
                    <a:noFill/>
                    <a:ln>
                      <a:noFill/>
                    </a:ln>
                  </pic:spPr>
                </pic:pic>
              </a:graphicData>
            </a:graphic>
          </wp:inline>
        </w:drawing>
      </w:r>
    </w:p>
    <w:p w:rsidR="00A2517A" w:rsidRDefault="00A2517A" w:rsidP="00A2517A">
      <w:pPr>
        <w:pStyle w:val="ListParagraph"/>
        <w:ind w:left="360"/>
        <w:rPr>
          <w:rStyle w:val="Hyperlink"/>
          <w:color w:val="auto"/>
          <w:u w:val="none"/>
        </w:rPr>
      </w:pPr>
    </w:p>
    <w:p w:rsidR="002E4AF1" w:rsidRDefault="002E4AF1" w:rsidP="00A2517A">
      <w:pPr>
        <w:pStyle w:val="ListParagraph"/>
        <w:numPr>
          <w:ilvl w:val="0"/>
          <w:numId w:val="29"/>
        </w:numPr>
        <w:ind w:left="360"/>
        <w:rPr>
          <w:rStyle w:val="Hyperlink"/>
          <w:color w:val="auto"/>
          <w:u w:val="none"/>
        </w:rPr>
      </w:pPr>
      <w:r>
        <w:rPr>
          <w:rStyle w:val="Hyperlink"/>
          <w:color w:val="auto"/>
          <w:u w:val="none"/>
        </w:rPr>
        <w:t xml:space="preserve">SSH into the Cloud Manager instance using below command. </w:t>
      </w:r>
    </w:p>
    <w:tbl>
      <w:tblPr>
        <w:tblStyle w:val="TableGridLight"/>
        <w:tblW w:w="0" w:type="auto"/>
        <w:tblInd w:w="715" w:type="dxa"/>
        <w:tblLook w:val="04A0" w:firstRow="1" w:lastRow="0" w:firstColumn="1" w:lastColumn="0" w:noHBand="0" w:noVBand="1"/>
      </w:tblPr>
      <w:tblGrid>
        <w:gridCol w:w="8635"/>
      </w:tblGrid>
      <w:tr w:rsidR="002E4AF1" w:rsidTr="002E4AF1">
        <w:trPr>
          <w:trHeight w:val="413"/>
        </w:trPr>
        <w:tc>
          <w:tcPr>
            <w:tcW w:w="8635" w:type="dxa"/>
          </w:tcPr>
          <w:p w:rsidR="002E4AF1" w:rsidRPr="002E4AF1" w:rsidRDefault="002E4AF1" w:rsidP="00A2517A">
            <w:pPr>
              <w:autoSpaceDE w:val="0"/>
              <w:autoSpaceDN w:val="0"/>
              <w:adjustRightInd w:val="0"/>
              <w:spacing w:before="120"/>
              <w:ind w:left="360"/>
              <w:rPr>
                <w:rStyle w:val="Hyperlink"/>
                <w:rFonts w:ascii="Lucida Console" w:hAnsi="Lucida Console" w:cs="Lucida Console"/>
                <w:color w:val="auto"/>
                <w:sz w:val="18"/>
                <w:szCs w:val="18"/>
                <w:u w:val="none"/>
              </w:rPr>
            </w:pPr>
            <w:r>
              <w:rPr>
                <w:rFonts w:ascii="Lucida Console" w:hAnsi="Lucida Console" w:cs="Lucida Console"/>
                <w:sz w:val="18"/>
                <w:szCs w:val="18"/>
              </w:rPr>
              <w:t xml:space="preserve">$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 xml:space="preserve"> </w:t>
            </w:r>
            <w:hyperlink r:id="rId74" w:history="1">
              <w:r w:rsidR="00AA4943" w:rsidRPr="00385B81">
                <w:rPr>
                  <w:rStyle w:val="Hyperlink"/>
                  <w:rFonts w:ascii="Lucida Console" w:hAnsi="Lucida Console" w:cs="Lucida Console"/>
                  <w:sz w:val="18"/>
                  <w:szCs w:val="18"/>
                </w:rPr>
                <w:t>opc@129.213.145.213</w:t>
              </w:r>
            </w:hyperlink>
          </w:p>
        </w:tc>
      </w:tr>
    </w:tbl>
    <w:p w:rsidR="00A86DF8" w:rsidRDefault="009E1B5E" w:rsidP="00A86DF8">
      <w:pPr>
        <w:pStyle w:val="Heading2"/>
      </w:pPr>
      <w:bookmarkStart w:id="48" w:name="_Toc27132518"/>
      <w:r>
        <w:t>Appendix C</w:t>
      </w:r>
      <w:r w:rsidR="00A86DF8">
        <w:t xml:space="preserve"> – Network layout</w:t>
      </w:r>
      <w:bookmarkEnd w:id="48"/>
    </w:p>
    <w:p w:rsidR="00A86DF8" w:rsidRDefault="00A86DF8" w:rsidP="00A86DF8"/>
    <w:p w:rsidR="00A86DF8" w:rsidRDefault="00C05345" w:rsidP="00A86DF8">
      <w:r>
        <w:rPr>
          <w:noProof/>
        </w:rPr>
        <w:lastRenderedPageBreak/>
        <w:drawing>
          <wp:inline distT="0" distB="0" distL="0" distR="0" wp14:anchorId="3A96ADD8" wp14:editId="41980A6A">
            <wp:extent cx="5178841" cy="2723409"/>
            <wp:effectExtent l="0" t="0" r="317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186284" cy="2727323"/>
                    </a:xfrm>
                    <a:prstGeom prst="rect">
                      <a:avLst/>
                    </a:prstGeom>
                    <a:noFill/>
                  </pic:spPr>
                </pic:pic>
              </a:graphicData>
            </a:graphic>
          </wp:inline>
        </w:drawing>
      </w:r>
    </w:p>
    <w:p w:rsidR="00A86DF8" w:rsidRDefault="00A86DF8" w:rsidP="00A86DF8"/>
    <w:p w:rsidR="00AA4943" w:rsidRDefault="00AA4943">
      <w:pPr>
        <w:rPr>
          <w:rFonts w:asciiTheme="majorHAnsi" w:eastAsiaTheme="majorEastAsia" w:hAnsiTheme="majorHAnsi" w:cstheme="majorBidi"/>
          <w:color w:val="2E74B5" w:themeColor="accent1" w:themeShade="BF"/>
          <w:sz w:val="26"/>
          <w:szCs w:val="26"/>
        </w:rPr>
      </w:pPr>
      <w:r>
        <w:br w:type="page"/>
      </w:r>
    </w:p>
    <w:p w:rsidR="00A86DF8" w:rsidRDefault="009E1B5E" w:rsidP="00A86DF8">
      <w:pPr>
        <w:pStyle w:val="Heading2"/>
      </w:pPr>
      <w:bookmarkStart w:id="49" w:name="_Toc27132519"/>
      <w:r>
        <w:lastRenderedPageBreak/>
        <w:t>Appendix D</w:t>
      </w:r>
      <w:r w:rsidR="00A86DF8">
        <w:t xml:space="preserve"> – Deployed OCI Resources</w:t>
      </w:r>
      <w:bookmarkEnd w:id="49"/>
    </w:p>
    <w:p w:rsidR="00A86DF8" w:rsidRDefault="00A86DF8" w:rsidP="00A2517A">
      <w:pPr>
        <w:spacing w:before="120"/>
      </w:pPr>
      <w:r>
        <w:t xml:space="preserve">The deployment automation (Resource Manager Stack) provisions numerous resources in the tenancy.  To find the list of resources that were created, navigate to OCI console </w:t>
      </w:r>
      <w:r>
        <w:sym w:font="Wingdings" w:char="F0E0"/>
      </w:r>
      <w:r>
        <w:t xml:space="preserve"> Resource Manager </w:t>
      </w:r>
      <w:r>
        <w:sym w:font="Wingdings" w:char="F0E0"/>
      </w:r>
      <w:r>
        <w:t xml:space="preserve"> Stacks </w:t>
      </w:r>
      <w:r>
        <w:sym w:font="Wingdings" w:char="F0E0"/>
      </w:r>
      <w:r>
        <w:t xml:space="preserve"> &lt;Stack&gt; </w:t>
      </w:r>
      <w:r>
        <w:sym w:font="Wingdings" w:char="F0E0"/>
      </w:r>
      <w:r>
        <w:t xml:space="preserve"> Apply Job details.  On this page, click </w:t>
      </w:r>
      <w:r w:rsidRPr="00A86DF8">
        <w:t>Associated Resources</w:t>
      </w:r>
      <w:r>
        <w:t xml:space="preserve"> under Resources.  </w:t>
      </w:r>
    </w:p>
    <w:p w:rsidR="00A86DF8" w:rsidRDefault="00A86DF8" w:rsidP="00A86DF8">
      <w:r>
        <w:rPr>
          <w:noProof/>
        </w:rPr>
        <w:drawing>
          <wp:inline distT="0" distB="0" distL="0" distR="0" wp14:anchorId="00D46146" wp14:editId="6EA468F5">
            <wp:extent cx="5054600" cy="2763288"/>
            <wp:effectExtent l="19050" t="19050" r="127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72210" cy="2772915"/>
                    </a:xfrm>
                    <a:prstGeom prst="rect">
                      <a:avLst/>
                    </a:prstGeom>
                    <a:ln>
                      <a:solidFill>
                        <a:schemeClr val="accent1"/>
                      </a:solidFill>
                    </a:ln>
                  </pic:spPr>
                </pic:pic>
              </a:graphicData>
            </a:graphic>
          </wp:inline>
        </w:drawing>
      </w:r>
    </w:p>
    <w:p w:rsidR="00C05345" w:rsidRDefault="00C05345" w:rsidP="00A86DF8"/>
    <w:p w:rsidR="00C05345" w:rsidRDefault="00A86DF8" w:rsidP="00A86DF8">
      <w:r>
        <w:t xml:space="preserve">In this lab example, </w:t>
      </w:r>
      <w:r w:rsidR="00A2517A">
        <w:t xml:space="preserve">the Associated Resources show all </w:t>
      </w:r>
      <w:r>
        <w:t xml:space="preserve">the newly created resources. </w:t>
      </w:r>
    </w:p>
    <w:p w:rsidR="00E30627" w:rsidRDefault="00E30627" w:rsidP="00A86DF8">
      <w:r>
        <w:rPr>
          <w:noProof/>
        </w:rPr>
        <w:drawing>
          <wp:inline distT="0" distB="0" distL="0" distR="0" wp14:anchorId="345B777E" wp14:editId="3403DEC9">
            <wp:extent cx="5943600" cy="36804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80460"/>
                    </a:xfrm>
                    <a:prstGeom prst="rect">
                      <a:avLst/>
                    </a:prstGeom>
                  </pic:spPr>
                </pic:pic>
              </a:graphicData>
            </a:graphic>
          </wp:inline>
        </w:drawing>
      </w:r>
    </w:p>
    <w:p w:rsidR="00E30627" w:rsidRDefault="00E30627" w:rsidP="00A86DF8">
      <w:r>
        <w:rPr>
          <w:noProof/>
        </w:rPr>
        <w:lastRenderedPageBreak/>
        <w:drawing>
          <wp:inline distT="0" distB="0" distL="0" distR="0" wp14:anchorId="13869FD6" wp14:editId="2EAE8DEA">
            <wp:extent cx="5943600" cy="4493895"/>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493895"/>
                    </a:xfrm>
                    <a:prstGeom prst="rect">
                      <a:avLst/>
                    </a:prstGeom>
                  </pic:spPr>
                </pic:pic>
              </a:graphicData>
            </a:graphic>
          </wp:inline>
        </w:drawing>
      </w:r>
      <w:r>
        <w:rPr>
          <w:noProof/>
        </w:rPr>
        <w:drawing>
          <wp:inline distT="0" distB="0" distL="0" distR="0" wp14:anchorId="7987142F" wp14:editId="4E1E4888">
            <wp:extent cx="5943600" cy="4343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34340"/>
                    </a:xfrm>
                    <a:prstGeom prst="rect">
                      <a:avLst/>
                    </a:prstGeom>
                  </pic:spPr>
                </pic:pic>
              </a:graphicData>
            </a:graphic>
          </wp:inline>
        </w:drawing>
      </w:r>
    </w:p>
    <w:p w:rsidR="005D2620" w:rsidRDefault="005D2620" w:rsidP="00A86DF8"/>
    <w:p w:rsidR="00AA4943" w:rsidRDefault="00AA4943">
      <w:pPr>
        <w:rPr>
          <w:rFonts w:asciiTheme="majorHAnsi" w:eastAsiaTheme="majorEastAsia" w:hAnsiTheme="majorHAnsi" w:cstheme="majorBidi"/>
          <w:color w:val="2E74B5" w:themeColor="accent1" w:themeShade="BF"/>
          <w:sz w:val="26"/>
          <w:szCs w:val="26"/>
        </w:rPr>
      </w:pPr>
      <w:bookmarkStart w:id="50" w:name="_Appendix_E_–"/>
      <w:bookmarkEnd w:id="50"/>
      <w:r>
        <w:br w:type="page"/>
      </w:r>
    </w:p>
    <w:p w:rsidR="00EC26CC" w:rsidRDefault="00EC26CC" w:rsidP="00EC26CC">
      <w:pPr>
        <w:pStyle w:val="Heading2"/>
      </w:pPr>
      <w:bookmarkStart w:id="51" w:name="_Toc27132520"/>
      <w:r>
        <w:lastRenderedPageBreak/>
        <w:t>Appendix E – Provisioning Windows Instances</w:t>
      </w:r>
      <w:bookmarkEnd w:id="51"/>
    </w:p>
    <w:p w:rsidR="00EC26CC" w:rsidRDefault="00EC26CC" w:rsidP="00EC26CC">
      <w:r>
        <w:t xml:space="preserve">In this lab exercise, Windows node was removed from the topology to keep the provisioning process short and simple.  If you want to provision Windows instances as part of an environment at a later point in time, </w:t>
      </w:r>
      <w:r w:rsidR="001E2E2C">
        <w:t>you can do so easily.</w:t>
      </w:r>
      <w:r>
        <w:t xml:space="preserve"> </w:t>
      </w:r>
    </w:p>
    <w:p w:rsidR="00AA4943" w:rsidRDefault="00AA4943">
      <w:pPr>
        <w:rPr>
          <w:rFonts w:asciiTheme="majorHAnsi" w:eastAsiaTheme="majorEastAsia" w:hAnsiTheme="majorHAnsi" w:cstheme="majorBidi"/>
          <w:color w:val="2E74B5" w:themeColor="accent1" w:themeShade="BF"/>
          <w:sz w:val="26"/>
          <w:szCs w:val="26"/>
        </w:rPr>
      </w:pPr>
      <w:r>
        <w:br w:type="page"/>
      </w:r>
    </w:p>
    <w:p w:rsidR="009D4089" w:rsidRDefault="009D4089" w:rsidP="009D4089">
      <w:pPr>
        <w:pStyle w:val="Heading2"/>
      </w:pPr>
      <w:bookmarkStart w:id="52" w:name="_Toc27132521"/>
      <w:r>
        <w:lastRenderedPageBreak/>
        <w:t>Appendix F – Creating a new subnet</w:t>
      </w:r>
      <w:bookmarkEnd w:id="52"/>
    </w:p>
    <w:p w:rsidR="009D4089" w:rsidRDefault="009D4089" w:rsidP="009D4089">
      <w:pPr>
        <w:pStyle w:val="ListParagraph"/>
        <w:numPr>
          <w:ilvl w:val="0"/>
          <w:numId w:val="45"/>
        </w:numPr>
        <w:ind w:left="360"/>
      </w:pPr>
      <w:r>
        <w:t xml:space="preserve">Navigate to Menu </w:t>
      </w:r>
      <w:r>
        <w:sym w:font="Wingdings" w:char="F0E0"/>
      </w:r>
      <w:r>
        <w:t xml:space="preserve"> Networking </w:t>
      </w:r>
      <w:r>
        <w:sym w:font="Wingdings" w:char="F0E0"/>
      </w:r>
      <w:r>
        <w:t xml:space="preserve"> Virtual Cloud Networks.  Set the Compartment to ‘</w:t>
      </w:r>
      <w:proofErr w:type="spellStart"/>
      <w:r>
        <w:t>PSFT_Lab</w:t>
      </w:r>
      <w:proofErr w:type="spellEnd"/>
      <w:r>
        <w:t>’.  Click on the existing VCN “</w:t>
      </w:r>
      <w:proofErr w:type="spellStart"/>
      <w:r>
        <w:t>labnet</w:t>
      </w:r>
      <w:proofErr w:type="spellEnd"/>
      <w:r>
        <w:t xml:space="preserve">”. </w:t>
      </w:r>
    </w:p>
    <w:p w:rsidR="009D4089" w:rsidRDefault="009D4089" w:rsidP="009D4089">
      <w:pPr>
        <w:pStyle w:val="ListParagraph"/>
        <w:ind w:left="360"/>
      </w:pPr>
      <w:r>
        <w:rPr>
          <w:noProof/>
        </w:rPr>
        <w:drawing>
          <wp:inline distT="0" distB="0" distL="0" distR="0" wp14:anchorId="79E5B288" wp14:editId="3860D3E7">
            <wp:extent cx="5600700" cy="3142615"/>
            <wp:effectExtent l="19050" t="19050" r="1905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05199" cy="3145139"/>
                    </a:xfrm>
                    <a:prstGeom prst="rect">
                      <a:avLst/>
                    </a:prstGeom>
                    <a:ln>
                      <a:solidFill>
                        <a:schemeClr val="accent1"/>
                      </a:solidFill>
                    </a:ln>
                  </pic:spPr>
                </pic:pic>
              </a:graphicData>
            </a:graphic>
          </wp:inline>
        </w:drawing>
      </w:r>
    </w:p>
    <w:p w:rsidR="009D4089" w:rsidRPr="009D4089" w:rsidRDefault="009D4089" w:rsidP="009D4089">
      <w:pPr>
        <w:pStyle w:val="ListParagraph"/>
        <w:ind w:left="360"/>
      </w:pPr>
    </w:p>
    <w:p w:rsidR="009D4089" w:rsidRDefault="009D4089" w:rsidP="009D4089">
      <w:pPr>
        <w:pStyle w:val="ListParagraph"/>
        <w:numPr>
          <w:ilvl w:val="0"/>
          <w:numId w:val="45"/>
        </w:numPr>
        <w:ind w:left="360"/>
      </w:pPr>
      <w:r>
        <w:t>Click on Create Subnet button to a</w:t>
      </w:r>
      <w:r w:rsidRPr="009D4089">
        <w:t xml:space="preserve">dd </w:t>
      </w:r>
      <w:r>
        <w:t xml:space="preserve">a </w:t>
      </w:r>
      <w:r w:rsidRPr="009D4089">
        <w:t>new subnet</w:t>
      </w:r>
      <w:r>
        <w:t xml:space="preserve">. </w:t>
      </w:r>
      <w:r w:rsidRPr="009D4089">
        <w:t>Use default route table, and default DHCP options. Use 10.0.8.0/24 as the CIDR for subnet</w:t>
      </w:r>
      <w:r>
        <w:t xml:space="preserve">. </w:t>
      </w:r>
    </w:p>
    <w:p w:rsidR="009D4089" w:rsidRDefault="0077197F" w:rsidP="009D4089">
      <w:pPr>
        <w:pStyle w:val="ListParagraph"/>
        <w:ind w:left="360"/>
      </w:pPr>
      <w:r>
        <w:rPr>
          <w:noProof/>
        </w:rPr>
        <w:lastRenderedPageBreak/>
        <w:drawing>
          <wp:inline distT="0" distB="0" distL="0" distR="0" wp14:anchorId="6CACB94E" wp14:editId="50F9202A">
            <wp:extent cx="3549650" cy="4165464"/>
            <wp:effectExtent l="19050" t="19050" r="1270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57961" cy="4175217"/>
                    </a:xfrm>
                    <a:prstGeom prst="rect">
                      <a:avLst/>
                    </a:prstGeom>
                    <a:ln>
                      <a:solidFill>
                        <a:schemeClr val="accent1"/>
                      </a:solidFill>
                    </a:ln>
                  </pic:spPr>
                </pic:pic>
              </a:graphicData>
            </a:graphic>
          </wp:inline>
        </w:drawing>
      </w:r>
    </w:p>
    <w:p w:rsidR="009D4089" w:rsidRDefault="009D4089" w:rsidP="009D4089">
      <w:pPr>
        <w:pStyle w:val="ListParagraph"/>
        <w:ind w:left="360"/>
      </w:pPr>
    </w:p>
    <w:tbl>
      <w:tblPr>
        <w:tblStyle w:val="TableGridLight"/>
        <w:tblW w:w="0" w:type="auto"/>
        <w:tblInd w:w="445" w:type="dxa"/>
        <w:tblLook w:val="04A0" w:firstRow="1" w:lastRow="0" w:firstColumn="1" w:lastColumn="0" w:noHBand="0" w:noVBand="1"/>
      </w:tblPr>
      <w:tblGrid>
        <w:gridCol w:w="4230"/>
        <w:gridCol w:w="4675"/>
      </w:tblGrid>
      <w:tr w:rsidR="009D4089" w:rsidTr="009D4089">
        <w:tc>
          <w:tcPr>
            <w:tcW w:w="4230" w:type="dxa"/>
            <w:shd w:val="clear" w:color="auto" w:fill="E7E6E6" w:themeFill="background2"/>
          </w:tcPr>
          <w:p w:rsidR="009D4089" w:rsidRPr="009D4089" w:rsidRDefault="009D4089" w:rsidP="009D4089">
            <w:pPr>
              <w:pStyle w:val="ListParagraph"/>
              <w:ind w:left="0"/>
              <w:rPr>
                <w:rFonts w:cstheme="minorHAnsi"/>
                <w:b/>
              </w:rPr>
            </w:pPr>
            <w:r w:rsidRPr="009D4089">
              <w:rPr>
                <w:rFonts w:cstheme="minorHAnsi"/>
                <w:b/>
              </w:rPr>
              <w:t>Attribute</w:t>
            </w:r>
          </w:p>
        </w:tc>
        <w:tc>
          <w:tcPr>
            <w:tcW w:w="4675" w:type="dxa"/>
            <w:shd w:val="clear" w:color="auto" w:fill="E7E6E6" w:themeFill="background2"/>
          </w:tcPr>
          <w:p w:rsidR="009D4089" w:rsidRPr="009D4089" w:rsidRDefault="009D4089" w:rsidP="009D4089">
            <w:pPr>
              <w:pStyle w:val="ListParagraph"/>
              <w:ind w:left="0"/>
              <w:rPr>
                <w:rFonts w:cstheme="minorHAnsi"/>
                <w:b/>
              </w:rPr>
            </w:pPr>
            <w:r w:rsidRPr="009D4089">
              <w:rPr>
                <w:rFonts w:cstheme="minorHAnsi"/>
                <w:b/>
              </w:rPr>
              <w:t>Value</w:t>
            </w:r>
          </w:p>
        </w:tc>
      </w:tr>
      <w:tr w:rsidR="009D4089" w:rsidTr="009D4089">
        <w:tc>
          <w:tcPr>
            <w:tcW w:w="4230" w:type="dxa"/>
          </w:tcPr>
          <w:p w:rsidR="009D4089" w:rsidRPr="009D4089" w:rsidRDefault="009D4089" w:rsidP="009D4089">
            <w:pPr>
              <w:pStyle w:val="ListParagraph"/>
              <w:ind w:left="0"/>
              <w:rPr>
                <w:rFonts w:cstheme="minorHAnsi"/>
              </w:rPr>
            </w:pPr>
            <w:r w:rsidRPr="009D4089">
              <w:rPr>
                <w:rStyle w:val="oui-flex"/>
                <w:rFonts w:cstheme="minorHAnsi"/>
              </w:rPr>
              <w:t>Name</w:t>
            </w:r>
          </w:p>
        </w:tc>
        <w:tc>
          <w:tcPr>
            <w:tcW w:w="4675" w:type="dxa"/>
          </w:tcPr>
          <w:p w:rsidR="009D4089" w:rsidRPr="009D4089" w:rsidRDefault="009D4089" w:rsidP="009D4089">
            <w:pPr>
              <w:pStyle w:val="ListParagraph"/>
              <w:ind w:left="0"/>
              <w:rPr>
                <w:rFonts w:cstheme="minorHAnsi"/>
              </w:rPr>
            </w:pPr>
            <w:proofErr w:type="spellStart"/>
            <w:r w:rsidRPr="009D4089">
              <w:rPr>
                <w:rFonts w:cstheme="minorHAnsi"/>
              </w:rPr>
              <w:t>MySubnet</w:t>
            </w:r>
            <w:proofErr w:type="spellEnd"/>
          </w:p>
        </w:tc>
      </w:tr>
      <w:tr w:rsidR="009D4089" w:rsidTr="009D4089">
        <w:tc>
          <w:tcPr>
            <w:tcW w:w="4230" w:type="dxa"/>
          </w:tcPr>
          <w:p w:rsidR="009D4089" w:rsidRPr="009D4089" w:rsidRDefault="009D4089" w:rsidP="009D4089">
            <w:pPr>
              <w:pStyle w:val="ListParagraph"/>
              <w:ind w:left="0"/>
              <w:rPr>
                <w:rStyle w:val="oui-flex"/>
                <w:rFonts w:cstheme="minorHAnsi"/>
              </w:rPr>
            </w:pPr>
            <w:r w:rsidRPr="009D4089">
              <w:rPr>
                <w:rStyle w:val="oui-flex"/>
                <w:rFonts w:cstheme="minorHAnsi"/>
              </w:rPr>
              <w:t>Subnet Type</w:t>
            </w:r>
          </w:p>
        </w:tc>
        <w:tc>
          <w:tcPr>
            <w:tcW w:w="4675" w:type="dxa"/>
          </w:tcPr>
          <w:p w:rsidR="009D4089" w:rsidRPr="0077197F" w:rsidRDefault="0077197F" w:rsidP="0077197F">
            <w:pPr>
              <w:pStyle w:val="ListParagraph"/>
              <w:ind w:left="0"/>
              <w:rPr>
                <w:rFonts w:ascii="Times New Roman" w:eastAsia="Times New Roman" w:hAnsi="Times New Roman" w:cs="Times New Roman"/>
                <w:sz w:val="24"/>
                <w:szCs w:val="24"/>
              </w:rPr>
            </w:pPr>
            <w:r w:rsidRPr="0077197F">
              <w:rPr>
                <w:rStyle w:val="oui-flex"/>
                <w:rFonts w:cstheme="minorHAnsi"/>
              </w:rPr>
              <w:t>Availability Domain-specific</w:t>
            </w:r>
          </w:p>
        </w:tc>
      </w:tr>
      <w:tr w:rsidR="0077197F" w:rsidTr="009D4089">
        <w:tc>
          <w:tcPr>
            <w:tcW w:w="4230" w:type="dxa"/>
          </w:tcPr>
          <w:p w:rsidR="0077197F" w:rsidRPr="009D4089" w:rsidRDefault="0077197F" w:rsidP="009D4089">
            <w:pPr>
              <w:pStyle w:val="ListParagraph"/>
              <w:ind w:left="0"/>
              <w:rPr>
                <w:rStyle w:val="oui-flex"/>
                <w:rFonts w:cstheme="minorHAnsi"/>
              </w:rPr>
            </w:pPr>
            <w:r>
              <w:rPr>
                <w:rStyle w:val="oui-flex"/>
              </w:rPr>
              <w:t>Availability Domain</w:t>
            </w:r>
          </w:p>
        </w:tc>
        <w:tc>
          <w:tcPr>
            <w:tcW w:w="4675" w:type="dxa"/>
          </w:tcPr>
          <w:p w:rsidR="0077197F" w:rsidRPr="0077197F" w:rsidRDefault="0077197F" w:rsidP="0077197F">
            <w:pPr>
              <w:pStyle w:val="ListParagraph"/>
              <w:ind w:left="0"/>
              <w:rPr>
                <w:rStyle w:val="oui-flex"/>
                <w:rFonts w:cstheme="minorHAnsi"/>
              </w:rPr>
            </w:pPr>
            <w:r>
              <w:rPr>
                <w:rStyle w:val="oui-flex"/>
                <w:rFonts w:cstheme="minorHAnsi"/>
              </w:rPr>
              <w:t>AD 3</w:t>
            </w:r>
          </w:p>
        </w:tc>
      </w:tr>
      <w:tr w:rsidR="009D4089" w:rsidTr="009D4089">
        <w:tc>
          <w:tcPr>
            <w:tcW w:w="4230" w:type="dxa"/>
          </w:tcPr>
          <w:p w:rsidR="009D4089" w:rsidRPr="009D4089" w:rsidRDefault="009D4089" w:rsidP="009D4089">
            <w:pPr>
              <w:pStyle w:val="ListParagraph"/>
              <w:ind w:left="0"/>
              <w:rPr>
                <w:rStyle w:val="oui-flex"/>
                <w:rFonts w:cstheme="minorHAnsi"/>
              </w:rPr>
            </w:pPr>
            <w:r w:rsidRPr="009D4089">
              <w:rPr>
                <w:rStyle w:val="oui-flex"/>
                <w:rFonts w:cstheme="minorHAnsi"/>
              </w:rPr>
              <w:t>CIDR Block</w:t>
            </w:r>
          </w:p>
        </w:tc>
        <w:tc>
          <w:tcPr>
            <w:tcW w:w="4675" w:type="dxa"/>
          </w:tcPr>
          <w:p w:rsidR="009D4089" w:rsidRPr="009D4089" w:rsidRDefault="009D4089" w:rsidP="009D4089">
            <w:pPr>
              <w:rPr>
                <w:rFonts w:eastAsia="Times New Roman" w:cstheme="minorHAnsi"/>
                <w:sz w:val="24"/>
                <w:szCs w:val="24"/>
              </w:rPr>
            </w:pPr>
            <w:r w:rsidRPr="009D4089">
              <w:rPr>
                <w:rFonts w:eastAsia="Times New Roman" w:cstheme="minorHAnsi"/>
                <w:sz w:val="24"/>
                <w:szCs w:val="24"/>
              </w:rPr>
              <w:t>10.0.8.0/24</w:t>
            </w:r>
          </w:p>
        </w:tc>
      </w:tr>
      <w:tr w:rsidR="009D4089" w:rsidTr="009D4089">
        <w:tc>
          <w:tcPr>
            <w:tcW w:w="4230" w:type="dxa"/>
          </w:tcPr>
          <w:p w:rsidR="009D4089" w:rsidRPr="009D4089" w:rsidRDefault="009D4089" w:rsidP="009D4089">
            <w:pPr>
              <w:pStyle w:val="ListParagraph"/>
              <w:ind w:left="0"/>
              <w:rPr>
                <w:rStyle w:val="oui-flex"/>
                <w:rFonts w:cstheme="minorHAnsi"/>
              </w:rPr>
            </w:pPr>
            <w:r>
              <w:rPr>
                <w:rStyle w:val="oui-flex"/>
              </w:rPr>
              <w:t>Route Table</w:t>
            </w:r>
          </w:p>
        </w:tc>
        <w:tc>
          <w:tcPr>
            <w:tcW w:w="4675" w:type="dxa"/>
          </w:tcPr>
          <w:p w:rsidR="009D4089" w:rsidRPr="009D4089" w:rsidRDefault="009D4089" w:rsidP="009D4089">
            <w:pPr>
              <w:rPr>
                <w:rFonts w:eastAsia="Times New Roman" w:cstheme="minorHAnsi"/>
                <w:sz w:val="24"/>
                <w:szCs w:val="24"/>
              </w:rPr>
            </w:pPr>
            <w:r>
              <w:rPr>
                <w:rFonts w:eastAsia="Times New Roman" w:cstheme="minorHAnsi"/>
                <w:sz w:val="24"/>
                <w:szCs w:val="24"/>
              </w:rPr>
              <w:t xml:space="preserve">Default Route Table for </w:t>
            </w:r>
            <w:proofErr w:type="spellStart"/>
            <w:r>
              <w:rPr>
                <w:rFonts w:eastAsia="Times New Roman" w:cstheme="minorHAnsi"/>
                <w:sz w:val="24"/>
                <w:szCs w:val="24"/>
              </w:rPr>
              <w:t>labnet</w:t>
            </w:r>
            <w:proofErr w:type="spellEnd"/>
          </w:p>
        </w:tc>
      </w:tr>
      <w:tr w:rsidR="009D4089" w:rsidTr="009D4089">
        <w:tc>
          <w:tcPr>
            <w:tcW w:w="4230" w:type="dxa"/>
          </w:tcPr>
          <w:p w:rsidR="009D4089" w:rsidRDefault="009D4089" w:rsidP="009D4089">
            <w:pPr>
              <w:pStyle w:val="ListParagraph"/>
              <w:ind w:left="0"/>
              <w:rPr>
                <w:rStyle w:val="oui-flex"/>
              </w:rPr>
            </w:pPr>
            <w:r>
              <w:rPr>
                <w:rStyle w:val="oui-flex"/>
              </w:rPr>
              <w:t>Subnet Access</w:t>
            </w:r>
          </w:p>
        </w:tc>
        <w:tc>
          <w:tcPr>
            <w:tcW w:w="4675" w:type="dxa"/>
          </w:tcPr>
          <w:p w:rsidR="009D4089" w:rsidRDefault="009D4089" w:rsidP="009D4089">
            <w:pPr>
              <w:rPr>
                <w:rFonts w:eastAsia="Times New Roman" w:cstheme="minorHAnsi"/>
                <w:sz w:val="24"/>
                <w:szCs w:val="24"/>
              </w:rPr>
            </w:pPr>
            <w:r>
              <w:t>Public Subnet</w:t>
            </w:r>
          </w:p>
        </w:tc>
      </w:tr>
      <w:tr w:rsidR="009D4089" w:rsidTr="009D4089">
        <w:tc>
          <w:tcPr>
            <w:tcW w:w="4230" w:type="dxa"/>
          </w:tcPr>
          <w:p w:rsidR="009D4089" w:rsidRDefault="009D4089" w:rsidP="009D4089">
            <w:pPr>
              <w:pStyle w:val="ListParagraph"/>
              <w:ind w:left="0"/>
              <w:rPr>
                <w:rStyle w:val="oui-flex"/>
              </w:rPr>
            </w:pPr>
            <w:r>
              <w:t>DNS Resolution</w:t>
            </w:r>
          </w:p>
        </w:tc>
        <w:tc>
          <w:tcPr>
            <w:tcW w:w="4675" w:type="dxa"/>
          </w:tcPr>
          <w:p w:rsidR="009D4089" w:rsidRDefault="009D4089" w:rsidP="009D4089">
            <w:r>
              <w:t>Enable Use DNS hostnames in this SUBNET</w:t>
            </w:r>
          </w:p>
        </w:tc>
      </w:tr>
      <w:tr w:rsidR="009D4089" w:rsidTr="009D4089">
        <w:tc>
          <w:tcPr>
            <w:tcW w:w="4230" w:type="dxa"/>
          </w:tcPr>
          <w:p w:rsidR="009D4089" w:rsidRDefault="009D4089" w:rsidP="009D4089">
            <w:pPr>
              <w:pStyle w:val="ListParagraph"/>
              <w:ind w:left="0"/>
            </w:pPr>
            <w:r>
              <w:rPr>
                <w:rStyle w:val="oui-flex"/>
              </w:rPr>
              <w:t>Security List</w:t>
            </w:r>
          </w:p>
        </w:tc>
        <w:tc>
          <w:tcPr>
            <w:tcW w:w="4675" w:type="dxa"/>
          </w:tcPr>
          <w:p w:rsidR="008C4005" w:rsidRDefault="008C4005" w:rsidP="009D4089">
            <w:r>
              <w:t>Add two security lists using the button + Additional Security List as shown in below screenshot –</w:t>
            </w:r>
          </w:p>
          <w:p w:rsidR="008C4005" w:rsidRDefault="008C4005" w:rsidP="008C4005">
            <w:pPr>
              <w:pStyle w:val="ListParagraph"/>
              <w:numPr>
                <w:ilvl w:val="0"/>
                <w:numId w:val="46"/>
              </w:numPr>
            </w:pPr>
            <w:proofErr w:type="spellStart"/>
            <w:r>
              <w:t>cm_sec</w:t>
            </w:r>
            <w:proofErr w:type="spellEnd"/>
          </w:p>
          <w:p w:rsidR="009D4089" w:rsidRDefault="009D4089" w:rsidP="008C4005">
            <w:pPr>
              <w:pStyle w:val="ListParagraph"/>
              <w:numPr>
                <w:ilvl w:val="0"/>
                <w:numId w:val="46"/>
              </w:numPr>
            </w:pPr>
            <w:r>
              <w:t xml:space="preserve">Default Security List for </w:t>
            </w:r>
            <w:proofErr w:type="spellStart"/>
            <w:r>
              <w:t>labnet</w:t>
            </w:r>
            <w:proofErr w:type="spellEnd"/>
          </w:p>
        </w:tc>
      </w:tr>
    </w:tbl>
    <w:p w:rsidR="009D4089" w:rsidRPr="009D4089" w:rsidRDefault="009D4089" w:rsidP="0077197F">
      <w:pPr>
        <w:pStyle w:val="NoSpacing"/>
      </w:pPr>
    </w:p>
    <w:p w:rsidR="009D4089" w:rsidRDefault="008C4005" w:rsidP="0077197F">
      <w:pPr>
        <w:ind w:left="360"/>
        <w:rPr>
          <w:rFonts w:ascii="Calibri" w:hAnsi="Calibri" w:cs="Calibri"/>
          <w:color w:val="1F497D"/>
        </w:rPr>
      </w:pPr>
      <w:r>
        <w:rPr>
          <w:noProof/>
        </w:rPr>
        <w:lastRenderedPageBreak/>
        <w:drawing>
          <wp:inline distT="0" distB="0" distL="0" distR="0" wp14:anchorId="67AD9118" wp14:editId="5864B77E">
            <wp:extent cx="3588152" cy="22184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99508" cy="2225465"/>
                    </a:xfrm>
                    <a:prstGeom prst="rect">
                      <a:avLst/>
                    </a:prstGeom>
                  </pic:spPr>
                </pic:pic>
              </a:graphicData>
            </a:graphic>
          </wp:inline>
        </w:drawing>
      </w:r>
    </w:p>
    <w:p w:rsidR="0077197F" w:rsidRDefault="008C4005" w:rsidP="0077197F">
      <w:pPr>
        <w:pStyle w:val="ListParagraph"/>
        <w:numPr>
          <w:ilvl w:val="0"/>
          <w:numId w:val="45"/>
        </w:numPr>
        <w:ind w:left="360"/>
      </w:pPr>
      <w:r w:rsidRPr="0077197F">
        <w:t xml:space="preserve">Click Create Subnet.  The newly created subnet will be as shown </w:t>
      </w:r>
    </w:p>
    <w:p w:rsidR="0077197F" w:rsidRDefault="0077197F" w:rsidP="0077197F">
      <w:pPr>
        <w:pStyle w:val="ListParagraph"/>
        <w:ind w:left="360"/>
      </w:pPr>
    </w:p>
    <w:p w:rsidR="00A86DF8" w:rsidRPr="00A86DF8" w:rsidRDefault="0077197F" w:rsidP="0077197F">
      <w:pPr>
        <w:pStyle w:val="ListParagraph"/>
      </w:pPr>
      <w:r>
        <w:rPr>
          <w:noProof/>
        </w:rPr>
        <w:drawing>
          <wp:inline distT="0" distB="0" distL="0" distR="0" wp14:anchorId="4AEF7935" wp14:editId="170125B7">
            <wp:extent cx="4768850" cy="2954548"/>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79734" cy="2961291"/>
                    </a:xfrm>
                    <a:prstGeom prst="rect">
                      <a:avLst/>
                    </a:prstGeom>
                    <a:ln>
                      <a:solidFill>
                        <a:schemeClr val="accent1"/>
                      </a:solidFill>
                    </a:ln>
                  </pic:spPr>
                </pic:pic>
              </a:graphicData>
            </a:graphic>
          </wp:inline>
        </w:drawing>
      </w:r>
      <w:bookmarkStart w:id="53" w:name="_MailEndCompose"/>
      <w:bookmarkEnd w:id="53"/>
    </w:p>
    <w:sectPr w:rsidR="00A86DF8" w:rsidRPr="00A86D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93AF3"/>
    <w:multiLevelType w:val="hybridMultilevel"/>
    <w:tmpl w:val="AF4EB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36A5E"/>
    <w:multiLevelType w:val="hybridMultilevel"/>
    <w:tmpl w:val="D0CE1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9250029"/>
    <w:multiLevelType w:val="hybridMultilevel"/>
    <w:tmpl w:val="F8465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C33D4"/>
    <w:multiLevelType w:val="multilevel"/>
    <w:tmpl w:val="D2BAD62C"/>
    <w:lvl w:ilvl="0">
      <w:start w:val="1"/>
      <w:numFmt w:val="decimal"/>
      <w:lvlText w:val="%1."/>
      <w:lvlJc w:val="left"/>
      <w:pPr>
        <w:tabs>
          <w:tab w:val="num" w:pos="720"/>
        </w:tabs>
        <w:ind w:left="720" w:hanging="360"/>
      </w:pPr>
      <w:rPr>
        <w:rFonts w:asciiTheme="minorHAnsi" w:hAnsiTheme="minorHAnsi" w:cstheme="minorHAnsi" w:hint="default"/>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E424F"/>
    <w:multiLevelType w:val="hybridMultilevel"/>
    <w:tmpl w:val="41EA1E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AD66F89"/>
    <w:multiLevelType w:val="hybridMultilevel"/>
    <w:tmpl w:val="8B7A2B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C235A23"/>
    <w:multiLevelType w:val="hybridMultilevel"/>
    <w:tmpl w:val="66462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5E2D72"/>
    <w:multiLevelType w:val="hybridMultilevel"/>
    <w:tmpl w:val="6D4C80B0"/>
    <w:lvl w:ilvl="0" w:tplc="04090013">
      <w:start w:val="1"/>
      <w:numFmt w:val="upperRoman"/>
      <w:lvlText w:val="%1."/>
      <w:lvlJc w:val="right"/>
      <w:pPr>
        <w:ind w:left="576" w:hanging="216"/>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F19EB"/>
    <w:multiLevelType w:val="hybridMultilevel"/>
    <w:tmpl w:val="F9FA71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7019A1"/>
    <w:multiLevelType w:val="hybridMultilevel"/>
    <w:tmpl w:val="C33EB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B2346"/>
    <w:multiLevelType w:val="hybridMultilevel"/>
    <w:tmpl w:val="E21A90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631FE9"/>
    <w:multiLevelType w:val="hybridMultilevel"/>
    <w:tmpl w:val="8D04784E"/>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795643"/>
    <w:multiLevelType w:val="hybridMultilevel"/>
    <w:tmpl w:val="3C029028"/>
    <w:lvl w:ilvl="0" w:tplc="3A505D42">
      <w:start w:val="1"/>
      <w:numFmt w:val="bullet"/>
      <w:lvlText w:val=""/>
      <w:lvlJc w:val="left"/>
      <w:pPr>
        <w:ind w:left="504"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822404"/>
    <w:multiLevelType w:val="hybridMultilevel"/>
    <w:tmpl w:val="F61AD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C107A7"/>
    <w:multiLevelType w:val="hybridMultilevel"/>
    <w:tmpl w:val="66540D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A760BC"/>
    <w:multiLevelType w:val="hybridMultilevel"/>
    <w:tmpl w:val="7994C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162011"/>
    <w:multiLevelType w:val="hybridMultilevel"/>
    <w:tmpl w:val="BB7AE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12AFD"/>
    <w:multiLevelType w:val="hybridMultilevel"/>
    <w:tmpl w:val="04AC963C"/>
    <w:lvl w:ilvl="0" w:tplc="BFCC879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B3983C78">
      <w:start w:val="1"/>
      <w:numFmt w:val="decimal"/>
      <w:lvlText w:val="%3."/>
      <w:lvlJc w:val="left"/>
      <w:pPr>
        <w:ind w:left="2700" w:hanging="360"/>
      </w:pPr>
      <w:rPr>
        <w:rFonts w:asciiTheme="minorHAnsi" w:hAnsiTheme="minorHAnsi" w:cstheme="minorHAnsi" w:hint="default"/>
        <w:sz w:val="22"/>
        <w:szCs w:val="22"/>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3057BA"/>
    <w:multiLevelType w:val="hybridMultilevel"/>
    <w:tmpl w:val="987C50CC"/>
    <w:lvl w:ilvl="0" w:tplc="E15649C4">
      <w:start w:val="1"/>
      <w:numFmt w:val="bullet"/>
      <w:lvlText w:val=""/>
      <w:lvlJc w:val="left"/>
      <w:pPr>
        <w:ind w:left="57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A66039"/>
    <w:multiLevelType w:val="hybridMultilevel"/>
    <w:tmpl w:val="AEEAB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D013481"/>
    <w:multiLevelType w:val="hybridMultilevel"/>
    <w:tmpl w:val="5DCE10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E6A45BA"/>
    <w:multiLevelType w:val="hybridMultilevel"/>
    <w:tmpl w:val="8D04784E"/>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2711D1"/>
    <w:multiLevelType w:val="hybridMultilevel"/>
    <w:tmpl w:val="6B04E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077E1"/>
    <w:multiLevelType w:val="hybridMultilevel"/>
    <w:tmpl w:val="7A187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E4F1D81"/>
    <w:multiLevelType w:val="hybridMultilevel"/>
    <w:tmpl w:val="C7F6A746"/>
    <w:lvl w:ilvl="0" w:tplc="244E0B02">
      <w:start w:val="5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CD4A95"/>
    <w:multiLevelType w:val="hybridMultilevel"/>
    <w:tmpl w:val="73FCF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6B5540"/>
    <w:multiLevelType w:val="hybridMultilevel"/>
    <w:tmpl w:val="6A3CDC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0230927"/>
    <w:multiLevelType w:val="hybridMultilevel"/>
    <w:tmpl w:val="E1F6156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6B93AA5"/>
    <w:multiLevelType w:val="hybridMultilevel"/>
    <w:tmpl w:val="90327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483983"/>
    <w:multiLevelType w:val="hybridMultilevel"/>
    <w:tmpl w:val="652E0A04"/>
    <w:lvl w:ilvl="0" w:tplc="67B62A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8CDEC020">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AB633A2"/>
    <w:multiLevelType w:val="hybridMultilevel"/>
    <w:tmpl w:val="C1964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EBD3BB1"/>
    <w:multiLevelType w:val="hybridMultilevel"/>
    <w:tmpl w:val="53C4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1B0040"/>
    <w:multiLevelType w:val="hybridMultilevel"/>
    <w:tmpl w:val="1C508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9B10AC1"/>
    <w:multiLevelType w:val="hybridMultilevel"/>
    <w:tmpl w:val="90327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F05BE1"/>
    <w:multiLevelType w:val="hybridMultilevel"/>
    <w:tmpl w:val="9272889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D7B6055"/>
    <w:multiLevelType w:val="hybridMultilevel"/>
    <w:tmpl w:val="69B83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995FB7"/>
    <w:multiLevelType w:val="hybridMultilevel"/>
    <w:tmpl w:val="8DDE29C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B44F69"/>
    <w:multiLevelType w:val="hybridMultilevel"/>
    <w:tmpl w:val="86D04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8" w15:restartNumberingAfterBreak="0">
    <w:nsid w:val="7A682F9E"/>
    <w:multiLevelType w:val="hybridMultilevel"/>
    <w:tmpl w:val="01322800"/>
    <w:lvl w:ilvl="0" w:tplc="B90C8CF4">
      <w:start w:val="12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410D55"/>
    <w:multiLevelType w:val="hybridMultilevel"/>
    <w:tmpl w:val="617A11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D237500"/>
    <w:multiLevelType w:val="hybridMultilevel"/>
    <w:tmpl w:val="7EA8748E"/>
    <w:lvl w:ilvl="0" w:tplc="04090013">
      <w:start w:val="1"/>
      <w:numFmt w:val="upperRoman"/>
      <w:lvlText w:val="%1."/>
      <w:lvlJc w:val="righ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4D2F25"/>
    <w:multiLevelType w:val="hybridMultilevel"/>
    <w:tmpl w:val="3A4864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ED75A5F"/>
    <w:multiLevelType w:val="hybridMultilevel"/>
    <w:tmpl w:val="73F88C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774FB3"/>
    <w:multiLevelType w:val="hybridMultilevel"/>
    <w:tmpl w:val="C1E4F3B0"/>
    <w:lvl w:ilvl="0" w:tplc="014648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CA3CCE"/>
    <w:multiLevelType w:val="hybridMultilevel"/>
    <w:tmpl w:val="8D884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2"/>
  </w:num>
  <w:num w:numId="3">
    <w:abstractNumId w:val="29"/>
  </w:num>
  <w:num w:numId="4">
    <w:abstractNumId w:val="17"/>
  </w:num>
  <w:num w:numId="5">
    <w:abstractNumId w:val="36"/>
  </w:num>
  <w:num w:numId="6">
    <w:abstractNumId w:val="35"/>
  </w:num>
  <w:num w:numId="7">
    <w:abstractNumId w:val="31"/>
  </w:num>
  <w:num w:numId="8">
    <w:abstractNumId w:val="40"/>
  </w:num>
  <w:num w:numId="9">
    <w:abstractNumId w:val="3"/>
  </w:num>
  <w:num w:numId="10">
    <w:abstractNumId w:val="43"/>
  </w:num>
  <w:num w:numId="11">
    <w:abstractNumId w:val="44"/>
  </w:num>
  <w:num w:numId="12">
    <w:abstractNumId w:val="11"/>
  </w:num>
  <w:num w:numId="13">
    <w:abstractNumId w:val="24"/>
  </w:num>
  <w:num w:numId="14">
    <w:abstractNumId w:val="16"/>
  </w:num>
  <w:num w:numId="15">
    <w:abstractNumId w:val="37"/>
  </w:num>
  <w:num w:numId="16">
    <w:abstractNumId w:val="8"/>
  </w:num>
  <w:num w:numId="17">
    <w:abstractNumId w:val="13"/>
  </w:num>
  <w:num w:numId="18">
    <w:abstractNumId w:val="32"/>
  </w:num>
  <w:num w:numId="19">
    <w:abstractNumId w:val="26"/>
  </w:num>
  <w:num w:numId="20">
    <w:abstractNumId w:val="14"/>
  </w:num>
  <w:num w:numId="21">
    <w:abstractNumId w:val="19"/>
  </w:num>
  <w:num w:numId="22">
    <w:abstractNumId w:val="5"/>
  </w:num>
  <w:num w:numId="23">
    <w:abstractNumId w:val="34"/>
  </w:num>
  <w:num w:numId="24">
    <w:abstractNumId w:val="4"/>
  </w:num>
  <w:num w:numId="25">
    <w:abstractNumId w:val="27"/>
  </w:num>
  <w:num w:numId="26">
    <w:abstractNumId w:val="10"/>
  </w:num>
  <w:num w:numId="27">
    <w:abstractNumId w:val="23"/>
  </w:num>
  <w:num w:numId="28">
    <w:abstractNumId w:val="38"/>
  </w:num>
  <w:num w:numId="29">
    <w:abstractNumId w:val="28"/>
  </w:num>
  <w:num w:numId="30">
    <w:abstractNumId w:val="23"/>
  </w:num>
  <w:num w:numId="31">
    <w:abstractNumId w:val="15"/>
  </w:num>
  <w:num w:numId="32">
    <w:abstractNumId w:val="12"/>
  </w:num>
  <w:num w:numId="33">
    <w:abstractNumId w:val="18"/>
  </w:num>
  <w:num w:numId="34">
    <w:abstractNumId w:val="7"/>
  </w:num>
  <w:num w:numId="35">
    <w:abstractNumId w:val="30"/>
  </w:num>
  <w:num w:numId="36">
    <w:abstractNumId w:val="20"/>
  </w:num>
  <w:num w:numId="37">
    <w:abstractNumId w:val="39"/>
  </w:num>
  <w:num w:numId="38">
    <w:abstractNumId w:val="22"/>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num>
  <w:num w:numId="41">
    <w:abstractNumId w:val="9"/>
  </w:num>
  <w:num w:numId="42">
    <w:abstractNumId w:val="2"/>
  </w:num>
  <w:num w:numId="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
  </w:num>
  <w:num w:numId="45">
    <w:abstractNumId w:val="33"/>
  </w:num>
  <w:num w:numId="46">
    <w:abstractNumId w:val="25"/>
  </w:num>
  <w:num w:numId="4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i G.I.">
    <w15:presenceInfo w15:providerId="AD" w15:userId="S-1-5-21-3138815620-4253048750-3916773603-297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E7A"/>
    <w:rsid w:val="000071A0"/>
    <w:rsid w:val="00021A63"/>
    <w:rsid w:val="00023B64"/>
    <w:rsid w:val="0002443A"/>
    <w:rsid w:val="000346BF"/>
    <w:rsid w:val="00056605"/>
    <w:rsid w:val="00056C39"/>
    <w:rsid w:val="00073A67"/>
    <w:rsid w:val="000759A3"/>
    <w:rsid w:val="00080174"/>
    <w:rsid w:val="000933E2"/>
    <w:rsid w:val="000A036F"/>
    <w:rsid w:val="000A0FCD"/>
    <w:rsid w:val="000A25EF"/>
    <w:rsid w:val="000C0B32"/>
    <w:rsid w:val="000D31AE"/>
    <w:rsid w:val="000D37DC"/>
    <w:rsid w:val="000D3BB5"/>
    <w:rsid w:val="000D5189"/>
    <w:rsid w:val="000F01D0"/>
    <w:rsid w:val="00100019"/>
    <w:rsid w:val="0010036B"/>
    <w:rsid w:val="001140D1"/>
    <w:rsid w:val="00115A88"/>
    <w:rsid w:val="00120495"/>
    <w:rsid w:val="0012587C"/>
    <w:rsid w:val="001310B9"/>
    <w:rsid w:val="00147222"/>
    <w:rsid w:val="00166C23"/>
    <w:rsid w:val="00172F38"/>
    <w:rsid w:val="00173E3C"/>
    <w:rsid w:val="001A413A"/>
    <w:rsid w:val="001A5043"/>
    <w:rsid w:val="001A53BA"/>
    <w:rsid w:val="001A70B8"/>
    <w:rsid w:val="001B1400"/>
    <w:rsid w:val="001C5D51"/>
    <w:rsid w:val="001C5D77"/>
    <w:rsid w:val="001D1543"/>
    <w:rsid w:val="001E1A6B"/>
    <w:rsid w:val="001E2E2C"/>
    <w:rsid w:val="001F0EB5"/>
    <w:rsid w:val="001F35D5"/>
    <w:rsid w:val="00200594"/>
    <w:rsid w:val="00235D02"/>
    <w:rsid w:val="00236417"/>
    <w:rsid w:val="0024500D"/>
    <w:rsid w:val="00250DBC"/>
    <w:rsid w:val="00256C33"/>
    <w:rsid w:val="00265565"/>
    <w:rsid w:val="0026799C"/>
    <w:rsid w:val="00274850"/>
    <w:rsid w:val="0028155F"/>
    <w:rsid w:val="00281FA0"/>
    <w:rsid w:val="002845FE"/>
    <w:rsid w:val="002B54B1"/>
    <w:rsid w:val="002B665D"/>
    <w:rsid w:val="002E4AF1"/>
    <w:rsid w:val="00312C83"/>
    <w:rsid w:val="00320232"/>
    <w:rsid w:val="00341E7A"/>
    <w:rsid w:val="00351BE1"/>
    <w:rsid w:val="00353488"/>
    <w:rsid w:val="00354411"/>
    <w:rsid w:val="00372874"/>
    <w:rsid w:val="00385750"/>
    <w:rsid w:val="003A3DED"/>
    <w:rsid w:val="003B0CA5"/>
    <w:rsid w:val="003B182F"/>
    <w:rsid w:val="003C041D"/>
    <w:rsid w:val="003C09CA"/>
    <w:rsid w:val="003E2BE9"/>
    <w:rsid w:val="003E4900"/>
    <w:rsid w:val="003E567B"/>
    <w:rsid w:val="003E6B36"/>
    <w:rsid w:val="003E7543"/>
    <w:rsid w:val="003F075C"/>
    <w:rsid w:val="003F7153"/>
    <w:rsid w:val="00403792"/>
    <w:rsid w:val="004070BA"/>
    <w:rsid w:val="00423863"/>
    <w:rsid w:val="004258B3"/>
    <w:rsid w:val="004562AC"/>
    <w:rsid w:val="0046074C"/>
    <w:rsid w:val="0046449A"/>
    <w:rsid w:val="004808F3"/>
    <w:rsid w:val="004952B0"/>
    <w:rsid w:val="00497497"/>
    <w:rsid w:val="004A4720"/>
    <w:rsid w:val="004C4308"/>
    <w:rsid w:val="004C4F0C"/>
    <w:rsid w:val="004C568C"/>
    <w:rsid w:val="004D244A"/>
    <w:rsid w:val="004E1584"/>
    <w:rsid w:val="00517B62"/>
    <w:rsid w:val="00533B39"/>
    <w:rsid w:val="005477A9"/>
    <w:rsid w:val="00557A50"/>
    <w:rsid w:val="00562D32"/>
    <w:rsid w:val="0057723D"/>
    <w:rsid w:val="00580A11"/>
    <w:rsid w:val="005814AF"/>
    <w:rsid w:val="0058783F"/>
    <w:rsid w:val="00597477"/>
    <w:rsid w:val="0059791D"/>
    <w:rsid w:val="005A0B22"/>
    <w:rsid w:val="005A2268"/>
    <w:rsid w:val="005A46A6"/>
    <w:rsid w:val="005B6529"/>
    <w:rsid w:val="005C2AFE"/>
    <w:rsid w:val="005C72F6"/>
    <w:rsid w:val="005D2620"/>
    <w:rsid w:val="005E7F2C"/>
    <w:rsid w:val="005F322C"/>
    <w:rsid w:val="005F5E99"/>
    <w:rsid w:val="0062760A"/>
    <w:rsid w:val="006439FC"/>
    <w:rsid w:val="00643C58"/>
    <w:rsid w:val="00657F89"/>
    <w:rsid w:val="006656D4"/>
    <w:rsid w:val="006702FD"/>
    <w:rsid w:val="00673DC9"/>
    <w:rsid w:val="006A31B0"/>
    <w:rsid w:val="006A4175"/>
    <w:rsid w:val="006B4861"/>
    <w:rsid w:val="006B5C90"/>
    <w:rsid w:val="006E43D7"/>
    <w:rsid w:val="006F1023"/>
    <w:rsid w:val="006F7926"/>
    <w:rsid w:val="007031C6"/>
    <w:rsid w:val="00705676"/>
    <w:rsid w:val="0070713C"/>
    <w:rsid w:val="00710407"/>
    <w:rsid w:val="00710C8B"/>
    <w:rsid w:val="007308B7"/>
    <w:rsid w:val="007317DE"/>
    <w:rsid w:val="00735EB6"/>
    <w:rsid w:val="00741A87"/>
    <w:rsid w:val="0077197F"/>
    <w:rsid w:val="00781187"/>
    <w:rsid w:val="0078487D"/>
    <w:rsid w:val="007917AD"/>
    <w:rsid w:val="007A5837"/>
    <w:rsid w:val="007A69EB"/>
    <w:rsid w:val="007B1842"/>
    <w:rsid w:val="007C5F44"/>
    <w:rsid w:val="007D70A9"/>
    <w:rsid w:val="007F2311"/>
    <w:rsid w:val="007F7840"/>
    <w:rsid w:val="00803924"/>
    <w:rsid w:val="00815D94"/>
    <w:rsid w:val="008231FD"/>
    <w:rsid w:val="00826969"/>
    <w:rsid w:val="008417FF"/>
    <w:rsid w:val="00846600"/>
    <w:rsid w:val="00884AC6"/>
    <w:rsid w:val="00885309"/>
    <w:rsid w:val="008871B2"/>
    <w:rsid w:val="0089700D"/>
    <w:rsid w:val="008A7206"/>
    <w:rsid w:val="008B7BAE"/>
    <w:rsid w:val="008C4005"/>
    <w:rsid w:val="008C4B7B"/>
    <w:rsid w:val="008D0ACD"/>
    <w:rsid w:val="008D1D97"/>
    <w:rsid w:val="0090070B"/>
    <w:rsid w:val="00903375"/>
    <w:rsid w:val="0093179C"/>
    <w:rsid w:val="00932E58"/>
    <w:rsid w:val="00936E78"/>
    <w:rsid w:val="00936EC0"/>
    <w:rsid w:val="00943830"/>
    <w:rsid w:val="009526D3"/>
    <w:rsid w:val="00955016"/>
    <w:rsid w:val="00956785"/>
    <w:rsid w:val="00964B4C"/>
    <w:rsid w:val="00970930"/>
    <w:rsid w:val="009823C7"/>
    <w:rsid w:val="0098270D"/>
    <w:rsid w:val="009922F2"/>
    <w:rsid w:val="009A34CA"/>
    <w:rsid w:val="009A5296"/>
    <w:rsid w:val="009B4CC3"/>
    <w:rsid w:val="009B79C3"/>
    <w:rsid w:val="009D2A52"/>
    <w:rsid w:val="009D4089"/>
    <w:rsid w:val="009D65C6"/>
    <w:rsid w:val="009E1B5E"/>
    <w:rsid w:val="009F2E42"/>
    <w:rsid w:val="00A2517A"/>
    <w:rsid w:val="00A32A0D"/>
    <w:rsid w:val="00A36101"/>
    <w:rsid w:val="00A43DD7"/>
    <w:rsid w:val="00A5091D"/>
    <w:rsid w:val="00A51A68"/>
    <w:rsid w:val="00A65ADD"/>
    <w:rsid w:val="00A663CE"/>
    <w:rsid w:val="00A86DF8"/>
    <w:rsid w:val="00AA4943"/>
    <w:rsid w:val="00AA5F04"/>
    <w:rsid w:val="00AA7C18"/>
    <w:rsid w:val="00AB6236"/>
    <w:rsid w:val="00AC5D20"/>
    <w:rsid w:val="00AD3F4F"/>
    <w:rsid w:val="00AD4D0B"/>
    <w:rsid w:val="00AD7BCB"/>
    <w:rsid w:val="00AE6C71"/>
    <w:rsid w:val="00AF4995"/>
    <w:rsid w:val="00AF4C3F"/>
    <w:rsid w:val="00AF4C4B"/>
    <w:rsid w:val="00B029B6"/>
    <w:rsid w:val="00B029EF"/>
    <w:rsid w:val="00B160B6"/>
    <w:rsid w:val="00B26A22"/>
    <w:rsid w:val="00B27B86"/>
    <w:rsid w:val="00B34E7C"/>
    <w:rsid w:val="00B36128"/>
    <w:rsid w:val="00B4486B"/>
    <w:rsid w:val="00B52344"/>
    <w:rsid w:val="00B545DA"/>
    <w:rsid w:val="00B55D21"/>
    <w:rsid w:val="00B61DBB"/>
    <w:rsid w:val="00B63920"/>
    <w:rsid w:val="00B816A2"/>
    <w:rsid w:val="00B82DE8"/>
    <w:rsid w:val="00B90E64"/>
    <w:rsid w:val="00BA4B5D"/>
    <w:rsid w:val="00BD5BC7"/>
    <w:rsid w:val="00C030B4"/>
    <w:rsid w:val="00C05345"/>
    <w:rsid w:val="00C06E10"/>
    <w:rsid w:val="00C17535"/>
    <w:rsid w:val="00C21321"/>
    <w:rsid w:val="00C25C96"/>
    <w:rsid w:val="00C35F1D"/>
    <w:rsid w:val="00C40061"/>
    <w:rsid w:val="00C414C0"/>
    <w:rsid w:val="00C55389"/>
    <w:rsid w:val="00C553DB"/>
    <w:rsid w:val="00C576B5"/>
    <w:rsid w:val="00C61ECF"/>
    <w:rsid w:val="00C83819"/>
    <w:rsid w:val="00C854C3"/>
    <w:rsid w:val="00C861F0"/>
    <w:rsid w:val="00CB036A"/>
    <w:rsid w:val="00CB172B"/>
    <w:rsid w:val="00CC7906"/>
    <w:rsid w:val="00CD0FA6"/>
    <w:rsid w:val="00CE01A2"/>
    <w:rsid w:val="00D34008"/>
    <w:rsid w:val="00D35E17"/>
    <w:rsid w:val="00D41C4D"/>
    <w:rsid w:val="00D44309"/>
    <w:rsid w:val="00D50DC9"/>
    <w:rsid w:val="00D80769"/>
    <w:rsid w:val="00D850D4"/>
    <w:rsid w:val="00D903F6"/>
    <w:rsid w:val="00D91578"/>
    <w:rsid w:val="00D916A2"/>
    <w:rsid w:val="00D91A47"/>
    <w:rsid w:val="00DA0861"/>
    <w:rsid w:val="00DC4E8D"/>
    <w:rsid w:val="00E006E9"/>
    <w:rsid w:val="00E232DB"/>
    <w:rsid w:val="00E30627"/>
    <w:rsid w:val="00E32991"/>
    <w:rsid w:val="00E34DCB"/>
    <w:rsid w:val="00E55674"/>
    <w:rsid w:val="00E65A6F"/>
    <w:rsid w:val="00E72F29"/>
    <w:rsid w:val="00E77176"/>
    <w:rsid w:val="00E77287"/>
    <w:rsid w:val="00EA48DC"/>
    <w:rsid w:val="00EB1EFE"/>
    <w:rsid w:val="00EB461C"/>
    <w:rsid w:val="00EB4685"/>
    <w:rsid w:val="00EB6855"/>
    <w:rsid w:val="00EC0B68"/>
    <w:rsid w:val="00EC26CC"/>
    <w:rsid w:val="00EC704B"/>
    <w:rsid w:val="00ED69DA"/>
    <w:rsid w:val="00EE0FBB"/>
    <w:rsid w:val="00EF7136"/>
    <w:rsid w:val="00F069AF"/>
    <w:rsid w:val="00F166CB"/>
    <w:rsid w:val="00F22FB8"/>
    <w:rsid w:val="00F47E74"/>
    <w:rsid w:val="00F51F45"/>
    <w:rsid w:val="00F57487"/>
    <w:rsid w:val="00F6213C"/>
    <w:rsid w:val="00F668D5"/>
    <w:rsid w:val="00F74001"/>
    <w:rsid w:val="00F74FF4"/>
    <w:rsid w:val="00F92730"/>
    <w:rsid w:val="00FA5A24"/>
    <w:rsid w:val="00FD4A49"/>
    <w:rsid w:val="00FE1E0B"/>
    <w:rsid w:val="00FE486E"/>
    <w:rsid w:val="00FE636F"/>
    <w:rsid w:val="00FE7076"/>
    <w:rsid w:val="00FF5EC9"/>
    <w:rsid w:val="00FF6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0D3F58-04E2-49C8-A976-6B8F15655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FBB"/>
  </w:style>
  <w:style w:type="paragraph" w:styleId="Heading1">
    <w:name w:val="heading 1"/>
    <w:basedOn w:val="Normal"/>
    <w:next w:val="Normal"/>
    <w:link w:val="Heading1Char"/>
    <w:uiPriority w:val="9"/>
    <w:qFormat/>
    <w:rsid w:val="002364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1E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35E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35E1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35E1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E7A"/>
    <w:pPr>
      <w:ind w:left="720"/>
      <w:contextualSpacing/>
    </w:pPr>
  </w:style>
  <w:style w:type="character" w:customStyle="1" w:styleId="Heading2Char">
    <w:name w:val="Heading 2 Char"/>
    <w:basedOn w:val="DefaultParagraphFont"/>
    <w:link w:val="Heading2"/>
    <w:uiPriority w:val="9"/>
    <w:rsid w:val="00341E7A"/>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341E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E7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36417"/>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3A3DED"/>
    <w:rPr>
      <w:rFonts w:ascii="Courier New" w:eastAsia="Times New Roman" w:hAnsi="Courier New" w:cs="Courier New"/>
      <w:sz w:val="20"/>
      <w:szCs w:val="20"/>
    </w:rPr>
  </w:style>
  <w:style w:type="paragraph" w:styleId="NormalWeb">
    <w:name w:val="Normal (Web)"/>
    <w:basedOn w:val="Normal"/>
    <w:uiPriority w:val="99"/>
    <w:semiHidden/>
    <w:unhideWhenUsed/>
    <w:rsid w:val="001C5D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5D77"/>
    <w:rPr>
      <w:b/>
      <w:bCs/>
    </w:rPr>
  </w:style>
  <w:style w:type="character" w:styleId="Hyperlink">
    <w:name w:val="Hyperlink"/>
    <w:basedOn w:val="DefaultParagraphFont"/>
    <w:uiPriority w:val="99"/>
    <w:unhideWhenUsed/>
    <w:rsid w:val="001C5D77"/>
    <w:rPr>
      <w:color w:val="0000FF"/>
      <w:u w:val="single"/>
    </w:rPr>
  </w:style>
  <w:style w:type="table" w:styleId="TableGrid">
    <w:name w:val="Table Grid"/>
    <w:basedOn w:val="TableNormal"/>
    <w:uiPriority w:val="39"/>
    <w:rsid w:val="00FE1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sbox-value">
    <w:name w:val="ps_box-value"/>
    <w:basedOn w:val="DefaultParagraphFont"/>
    <w:rsid w:val="00AB6236"/>
  </w:style>
  <w:style w:type="character" w:customStyle="1" w:styleId="Heading3Char">
    <w:name w:val="Heading 3 Char"/>
    <w:basedOn w:val="DefaultParagraphFont"/>
    <w:link w:val="Heading3"/>
    <w:uiPriority w:val="9"/>
    <w:rsid w:val="00D35E1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35E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35E17"/>
    <w:rPr>
      <w:rFonts w:asciiTheme="majorHAnsi" w:eastAsiaTheme="majorEastAsia" w:hAnsiTheme="majorHAnsi" w:cstheme="majorBidi"/>
      <w:color w:val="2E74B5" w:themeColor="accent1" w:themeShade="BF"/>
    </w:rPr>
  </w:style>
  <w:style w:type="table" w:styleId="TableGridLight">
    <w:name w:val="Grid Table Light"/>
    <w:basedOn w:val="TableNormal"/>
    <w:uiPriority w:val="40"/>
    <w:rsid w:val="00D35E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s-text">
    <w:name w:val="ps-text"/>
    <w:basedOn w:val="DefaultParagraphFont"/>
    <w:rsid w:val="00CE01A2"/>
  </w:style>
  <w:style w:type="character" w:customStyle="1" w:styleId="ps-button-wrapper">
    <w:name w:val="ps-button-wrapper"/>
    <w:basedOn w:val="DefaultParagraphFont"/>
    <w:rsid w:val="00CE01A2"/>
  </w:style>
  <w:style w:type="character" w:customStyle="1" w:styleId="psconcontainer">
    <w:name w:val="psc_on_container"/>
    <w:basedOn w:val="DefaultParagraphFont"/>
    <w:rsid w:val="00CE01A2"/>
  </w:style>
  <w:style w:type="character" w:customStyle="1" w:styleId="pscoffcontainer">
    <w:name w:val="psc_off_container"/>
    <w:basedOn w:val="DefaultParagraphFont"/>
    <w:rsid w:val="00CE01A2"/>
  </w:style>
  <w:style w:type="paragraph" w:styleId="TOCHeading">
    <w:name w:val="TOC Heading"/>
    <w:basedOn w:val="Heading1"/>
    <w:next w:val="Normal"/>
    <w:uiPriority w:val="39"/>
    <w:unhideWhenUsed/>
    <w:qFormat/>
    <w:rsid w:val="000A0FCD"/>
    <w:pPr>
      <w:outlineLvl w:val="9"/>
    </w:pPr>
  </w:style>
  <w:style w:type="paragraph" w:styleId="TOC2">
    <w:name w:val="toc 2"/>
    <w:basedOn w:val="Normal"/>
    <w:next w:val="Normal"/>
    <w:autoRedefine/>
    <w:uiPriority w:val="39"/>
    <w:unhideWhenUsed/>
    <w:rsid w:val="00EA48DC"/>
    <w:pPr>
      <w:tabs>
        <w:tab w:val="left" w:pos="450"/>
        <w:tab w:val="right" w:leader="dot" w:pos="9350"/>
      </w:tabs>
      <w:spacing w:after="100"/>
      <w:ind w:left="220"/>
    </w:pPr>
  </w:style>
  <w:style w:type="character" w:styleId="FollowedHyperlink">
    <w:name w:val="FollowedHyperlink"/>
    <w:basedOn w:val="DefaultParagraphFont"/>
    <w:uiPriority w:val="99"/>
    <w:semiHidden/>
    <w:unhideWhenUsed/>
    <w:rsid w:val="00885309"/>
    <w:rPr>
      <w:color w:val="954F72" w:themeColor="followedHyperlink"/>
      <w:u w:val="single"/>
    </w:rPr>
  </w:style>
  <w:style w:type="character" w:customStyle="1" w:styleId="oui-flex">
    <w:name w:val="oui-flex"/>
    <w:basedOn w:val="DefaultParagraphFont"/>
    <w:rsid w:val="001F35D5"/>
  </w:style>
  <w:style w:type="table" w:styleId="PlainTable1">
    <w:name w:val="Plain Table 1"/>
    <w:basedOn w:val="TableNormal"/>
    <w:uiPriority w:val="41"/>
    <w:rsid w:val="001F35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reate-instance-dialogpicker-resultlabel">
    <w:name w:val="create-instance-dialog__picker-result__label"/>
    <w:basedOn w:val="DefaultParagraphFont"/>
    <w:rsid w:val="001F35D5"/>
  </w:style>
  <w:style w:type="paragraph" w:styleId="TOC3">
    <w:name w:val="toc 3"/>
    <w:basedOn w:val="Normal"/>
    <w:next w:val="Normal"/>
    <w:autoRedefine/>
    <w:uiPriority w:val="39"/>
    <w:unhideWhenUsed/>
    <w:rsid w:val="00D91578"/>
    <w:pPr>
      <w:spacing w:after="100"/>
      <w:ind w:left="440"/>
    </w:pPr>
  </w:style>
  <w:style w:type="paragraph" w:styleId="NoSpacing">
    <w:name w:val="No Spacing"/>
    <w:uiPriority w:val="1"/>
    <w:qFormat/>
    <w:rsid w:val="007A5837"/>
    <w:pPr>
      <w:spacing w:after="0" w:line="240" w:lineRule="auto"/>
    </w:pPr>
  </w:style>
  <w:style w:type="character" w:styleId="CommentReference">
    <w:name w:val="annotation reference"/>
    <w:basedOn w:val="DefaultParagraphFont"/>
    <w:uiPriority w:val="99"/>
    <w:semiHidden/>
    <w:unhideWhenUsed/>
    <w:rsid w:val="00B36128"/>
    <w:rPr>
      <w:sz w:val="16"/>
      <w:szCs w:val="16"/>
    </w:rPr>
  </w:style>
  <w:style w:type="paragraph" w:styleId="CommentText">
    <w:name w:val="annotation text"/>
    <w:basedOn w:val="Normal"/>
    <w:link w:val="CommentTextChar"/>
    <w:uiPriority w:val="99"/>
    <w:semiHidden/>
    <w:unhideWhenUsed/>
    <w:rsid w:val="00B36128"/>
    <w:pPr>
      <w:spacing w:line="240" w:lineRule="auto"/>
    </w:pPr>
    <w:rPr>
      <w:sz w:val="20"/>
      <w:szCs w:val="20"/>
    </w:rPr>
  </w:style>
  <w:style w:type="character" w:customStyle="1" w:styleId="CommentTextChar">
    <w:name w:val="Comment Text Char"/>
    <w:basedOn w:val="DefaultParagraphFont"/>
    <w:link w:val="CommentText"/>
    <w:uiPriority w:val="99"/>
    <w:semiHidden/>
    <w:rsid w:val="00B36128"/>
    <w:rPr>
      <w:sz w:val="20"/>
      <w:szCs w:val="20"/>
    </w:rPr>
  </w:style>
  <w:style w:type="paragraph" w:styleId="CommentSubject">
    <w:name w:val="annotation subject"/>
    <w:basedOn w:val="CommentText"/>
    <w:next w:val="CommentText"/>
    <w:link w:val="CommentSubjectChar"/>
    <w:uiPriority w:val="99"/>
    <w:semiHidden/>
    <w:unhideWhenUsed/>
    <w:rsid w:val="00B36128"/>
    <w:rPr>
      <w:b/>
      <w:bCs/>
    </w:rPr>
  </w:style>
  <w:style w:type="character" w:customStyle="1" w:styleId="CommentSubjectChar">
    <w:name w:val="Comment Subject Char"/>
    <w:basedOn w:val="CommentTextChar"/>
    <w:link w:val="CommentSubject"/>
    <w:uiPriority w:val="99"/>
    <w:semiHidden/>
    <w:rsid w:val="00B36128"/>
    <w:rPr>
      <w:b/>
      <w:bCs/>
      <w:sz w:val="20"/>
      <w:szCs w:val="20"/>
    </w:rPr>
  </w:style>
  <w:style w:type="paragraph" w:styleId="BalloonText">
    <w:name w:val="Balloon Text"/>
    <w:basedOn w:val="Normal"/>
    <w:link w:val="BalloonTextChar"/>
    <w:uiPriority w:val="99"/>
    <w:semiHidden/>
    <w:unhideWhenUsed/>
    <w:rsid w:val="00B3612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6128"/>
    <w:rPr>
      <w:rFonts w:ascii="Times New Roman" w:hAnsi="Times New Roman" w:cs="Times New Roman"/>
      <w:sz w:val="18"/>
      <w:szCs w:val="18"/>
    </w:rPr>
  </w:style>
  <w:style w:type="character" w:customStyle="1" w:styleId="UnresolvedMention1">
    <w:name w:val="Unresolved Mention1"/>
    <w:basedOn w:val="DefaultParagraphFont"/>
    <w:uiPriority w:val="99"/>
    <w:semiHidden/>
    <w:unhideWhenUsed/>
    <w:rsid w:val="00B36128"/>
    <w:rPr>
      <w:color w:val="605E5C"/>
      <w:shd w:val="clear" w:color="auto" w:fill="E1DFDD"/>
    </w:rPr>
  </w:style>
  <w:style w:type="paragraph" w:styleId="Revision">
    <w:name w:val="Revision"/>
    <w:hidden/>
    <w:uiPriority w:val="99"/>
    <w:semiHidden/>
    <w:rsid w:val="00C553D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3838">
      <w:bodyDiv w:val="1"/>
      <w:marLeft w:val="0"/>
      <w:marRight w:val="0"/>
      <w:marTop w:val="0"/>
      <w:marBottom w:val="0"/>
      <w:divBdr>
        <w:top w:val="none" w:sz="0" w:space="0" w:color="auto"/>
        <w:left w:val="none" w:sz="0" w:space="0" w:color="auto"/>
        <w:bottom w:val="none" w:sz="0" w:space="0" w:color="auto"/>
        <w:right w:val="none" w:sz="0" w:space="0" w:color="auto"/>
      </w:divBdr>
      <w:divsChild>
        <w:div w:id="536702510">
          <w:marLeft w:val="0"/>
          <w:marRight w:val="0"/>
          <w:marTop w:val="0"/>
          <w:marBottom w:val="0"/>
          <w:divBdr>
            <w:top w:val="none" w:sz="0" w:space="0" w:color="auto"/>
            <w:left w:val="none" w:sz="0" w:space="0" w:color="auto"/>
            <w:bottom w:val="none" w:sz="0" w:space="0" w:color="auto"/>
            <w:right w:val="none" w:sz="0" w:space="0" w:color="auto"/>
          </w:divBdr>
          <w:divsChild>
            <w:div w:id="2080667934">
              <w:marLeft w:val="0"/>
              <w:marRight w:val="0"/>
              <w:marTop w:val="0"/>
              <w:marBottom w:val="0"/>
              <w:divBdr>
                <w:top w:val="none" w:sz="0" w:space="0" w:color="auto"/>
                <w:left w:val="none" w:sz="0" w:space="0" w:color="auto"/>
                <w:bottom w:val="none" w:sz="0" w:space="0" w:color="auto"/>
                <w:right w:val="none" w:sz="0" w:space="0" w:color="auto"/>
              </w:divBdr>
              <w:divsChild>
                <w:div w:id="1189294827">
                  <w:marLeft w:val="0"/>
                  <w:marRight w:val="0"/>
                  <w:marTop w:val="0"/>
                  <w:marBottom w:val="0"/>
                  <w:divBdr>
                    <w:top w:val="none" w:sz="0" w:space="0" w:color="auto"/>
                    <w:left w:val="none" w:sz="0" w:space="0" w:color="auto"/>
                    <w:bottom w:val="none" w:sz="0" w:space="0" w:color="auto"/>
                    <w:right w:val="none" w:sz="0" w:space="0" w:color="auto"/>
                  </w:divBdr>
                  <w:divsChild>
                    <w:div w:id="254167991">
                      <w:marLeft w:val="0"/>
                      <w:marRight w:val="0"/>
                      <w:marTop w:val="0"/>
                      <w:marBottom w:val="0"/>
                      <w:divBdr>
                        <w:top w:val="none" w:sz="0" w:space="0" w:color="auto"/>
                        <w:left w:val="none" w:sz="0" w:space="0" w:color="auto"/>
                        <w:bottom w:val="none" w:sz="0" w:space="0" w:color="auto"/>
                        <w:right w:val="none" w:sz="0" w:space="0" w:color="auto"/>
                      </w:divBdr>
                      <w:divsChild>
                        <w:div w:id="1199003444">
                          <w:marLeft w:val="0"/>
                          <w:marRight w:val="0"/>
                          <w:marTop w:val="0"/>
                          <w:marBottom w:val="0"/>
                          <w:divBdr>
                            <w:top w:val="none" w:sz="0" w:space="0" w:color="auto"/>
                            <w:left w:val="none" w:sz="0" w:space="0" w:color="auto"/>
                            <w:bottom w:val="none" w:sz="0" w:space="0" w:color="auto"/>
                            <w:right w:val="none" w:sz="0" w:space="0" w:color="auto"/>
                          </w:divBdr>
                          <w:divsChild>
                            <w:div w:id="43215020">
                              <w:marLeft w:val="0"/>
                              <w:marRight w:val="0"/>
                              <w:marTop w:val="0"/>
                              <w:marBottom w:val="0"/>
                              <w:divBdr>
                                <w:top w:val="none" w:sz="0" w:space="0" w:color="auto"/>
                                <w:left w:val="none" w:sz="0" w:space="0" w:color="auto"/>
                                <w:bottom w:val="none" w:sz="0" w:space="0" w:color="auto"/>
                                <w:right w:val="none" w:sz="0" w:space="0" w:color="auto"/>
                              </w:divBdr>
                              <w:divsChild>
                                <w:div w:id="1693074193">
                                  <w:marLeft w:val="0"/>
                                  <w:marRight w:val="0"/>
                                  <w:marTop w:val="0"/>
                                  <w:marBottom w:val="0"/>
                                  <w:divBdr>
                                    <w:top w:val="none" w:sz="0" w:space="0" w:color="auto"/>
                                    <w:left w:val="none" w:sz="0" w:space="0" w:color="auto"/>
                                    <w:bottom w:val="none" w:sz="0" w:space="0" w:color="auto"/>
                                    <w:right w:val="none" w:sz="0" w:space="0" w:color="auto"/>
                                  </w:divBdr>
                                  <w:divsChild>
                                    <w:div w:id="1181238523">
                                      <w:marLeft w:val="0"/>
                                      <w:marRight w:val="0"/>
                                      <w:marTop w:val="0"/>
                                      <w:marBottom w:val="0"/>
                                      <w:divBdr>
                                        <w:top w:val="none" w:sz="0" w:space="0" w:color="auto"/>
                                        <w:left w:val="none" w:sz="0" w:space="0" w:color="auto"/>
                                        <w:bottom w:val="none" w:sz="0" w:space="0" w:color="auto"/>
                                        <w:right w:val="none" w:sz="0" w:space="0" w:color="auto"/>
                                      </w:divBdr>
                                      <w:divsChild>
                                        <w:div w:id="881864006">
                                          <w:marLeft w:val="0"/>
                                          <w:marRight w:val="0"/>
                                          <w:marTop w:val="0"/>
                                          <w:marBottom w:val="0"/>
                                          <w:divBdr>
                                            <w:top w:val="none" w:sz="0" w:space="0" w:color="auto"/>
                                            <w:left w:val="none" w:sz="0" w:space="0" w:color="auto"/>
                                            <w:bottom w:val="none" w:sz="0" w:space="0" w:color="auto"/>
                                            <w:right w:val="none" w:sz="0" w:space="0" w:color="auto"/>
                                          </w:divBdr>
                                          <w:divsChild>
                                            <w:div w:id="2129623106">
                                              <w:marLeft w:val="0"/>
                                              <w:marRight w:val="0"/>
                                              <w:marTop w:val="0"/>
                                              <w:marBottom w:val="0"/>
                                              <w:divBdr>
                                                <w:top w:val="none" w:sz="0" w:space="0" w:color="auto"/>
                                                <w:left w:val="none" w:sz="0" w:space="0" w:color="auto"/>
                                                <w:bottom w:val="none" w:sz="0" w:space="0" w:color="auto"/>
                                                <w:right w:val="none" w:sz="0" w:space="0" w:color="auto"/>
                                              </w:divBdr>
                                              <w:divsChild>
                                                <w:div w:id="7819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9132">
                                          <w:marLeft w:val="0"/>
                                          <w:marRight w:val="0"/>
                                          <w:marTop w:val="0"/>
                                          <w:marBottom w:val="0"/>
                                          <w:divBdr>
                                            <w:top w:val="none" w:sz="0" w:space="0" w:color="auto"/>
                                            <w:left w:val="none" w:sz="0" w:space="0" w:color="auto"/>
                                            <w:bottom w:val="none" w:sz="0" w:space="0" w:color="auto"/>
                                            <w:right w:val="none" w:sz="0" w:space="0" w:color="auto"/>
                                          </w:divBdr>
                                          <w:divsChild>
                                            <w:div w:id="742725954">
                                              <w:marLeft w:val="0"/>
                                              <w:marRight w:val="0"/>
                                              <w:marTop w:val="0"/>
                                              <w:marBottom w:val="0"/>
                                              <w:divBdr>
                                                <w:top w:val="none" w:sz="0" w:space="0" w:color="auto"/>
                                                <w:left w:val="none" w:sz="0" w:space="0" w:color="auto"/>
                                                <w:bottom w:val="none" w:sz="0" w:space="0" w:color="auto"/>
                                                <w:right w:val="none" w:sz="0" w:space="0" w:color="auto"/>
                                              </w:divBdr>
                                              <w:divsChild>
                                                <w:div w:id="1339582783">
                                                  <w:marLeft w:val="0"/>
                                                  <w:marRight w:val="0"/>
                                                  <w:marTop w:val="0"/>
                                                  <w:marBottom w:val="0"/>
                                                  <w:divBdr>
                                                    <w:top w:val="none" w:sz="0" w:space="0" w:color="auto"/>
                                                    <w:left w:val="none" w:sz="0" w:space="0" w:color="auto"/>
                                                    <w:bottom w:val="none" w:sz="0" w:space="0" w:color="auto"/>
                                                    <w:right w:val="none" w:sz="0" w:space="0" w:color="auto"/>
                                                  </w:divBdr>
                                                  <w:divsChild>
                                                    <w:div w:id="1708723869">
                                                      <w:marLeft w:val="0"/>
                                                      <w:marRight w:val="0"/>
                                                      <w:marTop w:val="0"/>
                                                      <w:marBottom w:val="0"/>
                                                      <w:divBdr>
                                                        <w:top w:val="none" w:sz="0" w:space="0" w:color="auto"/>
                                                        <w:left w:val="none" w:sz="0" w:space="0" w:color="auto"/>
                                                        <w:bottom w:val="none" w:sz="0" w:space="0" w:color="auto"/>
                                                        <w:right w:val="none" w:sz="0" w:space="0" w:color="auto"/>
                                                      </w:divBdr>
                                                    </w:div>
                                                    <w:div w:id="602878182">
                                                      <w:marLeft w:val="0"/>
                                                      <w:marRight w:val="0"/>
                                                      <w:marTop w:val="0"/>
                                                      <w:marBottom w:val="0"/>
                                                      <w:divBdr>
                                                        <w:top w:val="none" w:sz="0" w:space="0" w:color="auto"/>
                                                        <w:left w:val="none" w:sz="0" w:space="0" w:color="auto"/>
                                                        <w:bottom w:val="none" w:sz="0" w:space="0" w:color="auto"/>
                                                        <w:right w:val="none" w:sz="0" w:space="0" w:color="auto"/>
                                                      </w:divBdr>
                                                    </w:div>
                                                    <w:div w:id="1820339387">
                                                      <w:marLeft w:val="0"/>
                                                      <w:marRight w:val="0"/>
                                                      <w:marTop w:val="0"/>
                                                      <w:marBottom w:val="0"/>
                                                      <w:divBdr>
                                                        <w:top w:val="none" w:sz="0" w:space="0" w:color="auto"/>
                                                        <w:left w:val="none" w:sz="0" w:space="0" w:color="auto"/>
                                                        <w:bottom w:val="none" w:sz="0" w:space="0" w:color="auto"/>
                                                        <w:right w:val="none" w:sz="0" w:space="0" w:color="auto"/>
                                                      </w:divBdr>
                                                      <w:divsChild>
                                                        <w:div w:id="2041080529">
                                                          <w:marLeft w:val="0"/>
                                                          <w:marRight w:val="0"/>
                                                          <w:marTop w:val="0"/>
                                                          <w:marBottom w:val="0"/>
                                                          <w:divBdr>
                                                            <w:top w:val="none" w:sz="0" w:space="0" w:color="auto"/>
                                                            <w:left w:val="none" w:sz="0" w:space="0" w:color="auto"/>
                                                            <w:bottom w:val="none" w:sz="0" w:space="0" w:color="auto"/>
                                                            <w:right w:val="none" w:sz="0" w:space="0" w:color="auto"/>
                                                          </w:divBdr>
                                                        </w:div>
                                                      </w:divsChild>
                                                    </w:div>
                                                    <w:div w:id="1097214615">
                                                      <w:marLeft w:val="0"/>
                                                      <w:marRight w:val="0"/>
                                                      <w:marTop w:val="0"/>
                                                      <w:marBottom w:val="0"/>
                                                      <w:divBdr>
                                                        <w:top w:val="none" w:sz="0" w:space="0" w:color="auto"/>
                                                        <w:left w:val="none" w:sz="0" w:space="0" w:color="auto"/>
                                                        <w:bottom w:val="none" w:sz="0" w:space="0" w:color="auto"/>
                                                        <w:right w:val="none" w:sz="0" w:space="0" w:color="auto"/>
                                                      </w:divBdr>
                                                      <w:divsChild>
                                                        <w:div w:id="1255282761">
                                                          <w:marLeft w:val="0"/>
                                                          <w:marRight w:val="0"/>
                                                          <w:marTop w:val="0"/>
                                                          <w:marBottom w:val="0"/>
                                                          <w:divBdr>
                                                            <w:top w:val="none" w:sz="0" w:space="0" w:color="auto"/>
                                                            <w:left w:val="none" w:sz="0" w:space="0" w:color="auto"/>
                                                            <w:bottom w:val="none" w:sz="0" w:space="0" w:color="auto"/>
                                                            <w:right w:val="none" w:sz="0" w:space="0" w:color="auto"/>
                                                          </w:divBdr>
                                                          <w:divsChild>
                                                            <w:div w:id="41000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0185">
                                                      <w:marLeft w:val="0"/>
                                                      <w:marRight w:val="0"/>
                                                      <w:marTop w:val="0"/>
                                                      <w:marBottom w:val="0"/>
                                                      <w:divBdr>
                                                        <w:top w:val="none" w:sz="0" w:space="0" w:color="auto"/>
                                                        <w:left w:val="none" w:sz="0" w:space="0" w:color="auto"/>
                                                        <w:bottom w:val="none" w:sz="0" w:space="0" w:color="auto"/>
                                                        <w:right w:val="none" w:sz="0" w:space="0" w:color="auto"/>
                                                      </w:divBdr>
                                                      <w:divsChild>
                                                        <w:div w:id="1886983222">
                                                          <w:marLeft w:val="0"/>
                                                          <w:marRight w:val="0"/>
                                                          <w:marTop w:val="0"/>
                                                          <w:marBottom w:val="0"/>
                                                          <w:divBdr>
                                                            <w:top w:val="none" w:sz="0" w:space="0" w:color="auto"/>
                                                            <w:left w:val="none" w:sz="0" w:space="0" w:color="auto"/>
                                                            <w:bottom w:val="none" w:sz="0" w:space="0" w:color="auto"/>
                                                            <w:right w:val="none" w:sz="0" w:space="0" w:color="auto"/>
                                                          </w:divBdr>
                                                        </w:div>
                                                      </w:divsChild>
                                                    </w:div>
                                                    <w:div w:id="128865495">
                                                      <w:marLeft w:val="0"/>
                                                      <w:marRight w:val="0"/>
                                                      <w:marTop w:val="0"/>
                                                      <w:marBottom w:val="0"/>
                                                      <w:divBdr>
                                                        <w:top w:val="none" w:sz="0" w:space="0" w:color="auto"/>
                                                        <w:left w:val="none" w:sz="0" w:space="0" w:color="auto"/>
                                                        <w:bottom w:val="none" w:sz="0" w:space="0" w:color="auto"/>
                                                        <w:right w:val="none" w:sz="0" w:space="0" w:color="auto"/>
                                                      </w:divBdr>
                                                    </w:div>
                                                    <w:div w:id="594366502">
                                                      <w:marLeft w:val="0"/>
                                                      <w:marRight w:val="0"/>
                                                      <w:marTop w:val="0"/>
                                                      <w:marBottom w:val="0"/>
                                                      <w:divBdr>
                                                        <w:top w:val="none" w:sz="0" w:space="0" w:color="auto"/>
                                                        <w:left w:val="none" w:sz="0" w:space="0" w:color="auto"/>
                                                        <w:bottom w:val="none" w:sz="0" w:space="0" w:color="auto"/>
                                                        <w:right w:val="none" w:sz="0" w:space="0" w:color="auto"/>
                                                      </w:divBdr>
                                                      <w:divsChild>
                                                        <w:div w:id="1470705007">
                                                          <w:marLeft w:val="0"/>
                                                          <w:marRight w:val="0"/>
                                                          <w:marTop w:val="0"/>
                                                          <w:marBottom w:val="0"/>
                                                          <w:divBdr>
                                                            <w:top w:val="none" w:sz="0" w:space="0" w:color="auto"/>
                                                            <w:left w:val="none" w:sz="0" w:space="0" w:color="auto"/>
                                                            <w:bottom w:val="none" w:sz="0" w:space="0" w:color="auto"/>
                                                            <w:right w:val="none" w:sz="0" w:space="0" w:color="auto"/>
                                                          </w:divBdr>
                                                        </w:div>
                                                      </w:divsChild>
                                                    </w:div>
                                                    <w:div w:id="1736122202">
                                                      <w:marLeft w:val="0"/>
                                                      <w:marRight w:val="0"/>
                                                      <w:marTop w:val="0"/>
                                                      <w:marBottom w:val="0"/>
                                                      <w:divBdr>
                                                        <w:top w:val="none" w:sz="0" w:space="0" w:color="auto"/>
                                                        <w:left w:val="none" w:sz="0" w:space="0" w:color="auto"/>
                                                        <w:bottom w:val="none" w:sz="0" w:space="0" w:color="auto"/>
                                                        <w:right w:val="none" w:sz="0" w:space="0" w:color="auto"/>
                                                      </w:divBdr>
                                                      <w:divsChild>
                                                        <w:div w:id="45297156">
                                                          <w:marLeft w:val="0"/>
                                                          <w:marRight w:val="0"/>
                                                          <w:marTop w:val="0"/>
                                                          <w:marBottom w:val="0"/>
                                                          <w:divBdr>
                                                            <w:top w:val="none" w:sz="0" w:space="0" w:color="auto"/>
                                                            <w:left w:val="none" w:sz="0" w:space="0" w:color="auto"/>
                                                            <w:bottom w:val="none" w:sz="0" w:space="0" w:color="auto"/>
                                                            <w:right w:val="none" w:sz="0" w:space="0" w:color="auto"/>
                                                          </w:divBdr>
                                                          <w:divsChild>
                                                            <w:div w:id="155164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7082">
                                                      <w:marLeft w:val="0"/>
                                                      <w:marRight w:val="0"/>
                                                      <w:marTop w:val="0"/>
                                                      <w:marBottom w:val="0"/>
                                                      <w:divBdr>
                                                        <w:top w:val="none" w:sz="0" w:space="0" w:color="auto"/>
                                                        <w:left w:val="none" w:sz="0" w:space="0" w:color="auto"/>
                                                        <w:bottom w:val="none" w:sz="0" w:space="0" w:color="auto"/>
                                                        <w:right w:val="none" w:sz="0" w:space="0" w:color="auto"/>
                                                      </w:divBdr>
                                                      <w:divsChild>
                                                        <w:div w:id="1333097415">
                                                          <w:marLeft w:val="0"/>
                                                          <w:marRight w:val="0"/>
                                                          <w:marTop w:val="0"/>
                                                          <w:marBottom w:val="0"/>
                                                          <w:divBdr>
                                                            <w:top w:val="none" w:sz="0" w:space="0" w:color="auto"/>
                                                            <w:left w:val="none" w:sz="0" w:space="0" w:color="auto"/>
                                                            <w:bottom w:val="none" w:sz="0" w:space="0" w:color="auto"/>
                                                            <w:right w:val="none" w:sz="0" w:space="0" w:color="auto"/>
                                                          </w:divBdr>
                                                        </w:div>
                                                      </w:divsChild>
                                                    </w:div>
                                                    <w:div w:id="1954315379">
                                                      <w:marLeft w:val="0"/>
                                                      <w:marRight w:val="0"/>
                                                      <w:marTop w:val="0"/>
                                                      <w:marBottom w:val="0"/>
                                                      <w:divBdr>
                                                        <w:top w:val="none" w:sz="0" w:space="0" w:color="auto"/>
                                                        <w:left w:val="none" w:sz="0" w:space="0" w:color="auto"/>
                                                        <w:bottom w:val="none" w:sz="0" w:space="0" w:color="auto"/>
                                                        <w:right w:val="none" w:sz="0" w:space="0" w:color="auto"/>
                                                      </w:divBdr>
                                                    </w:div>
                                                    <w:div w:id="1656832380">
                                                      <w:marLeft w:val="0"/>
                                                      <w:marRight w:val="0"/>
                                                      <w:marTop w:val="0"/>
                                                      <w:marBottom w:val="0"/>
                                                      <w:divBdr>
                                                        <w:top w:val="none" w:sz="0" w:space="0" w:color="auto"/>
                                                        <w:left w:val="none" w:sz="0" w:space="0" w:color="auto"/>
                                                        <w:bottom w:val="none" w:sz="0" w:space="0" w:color="auto"/>
                                                        <w:right w:val="none" w:sz="0" w:space="0" w:color="auto"/>
                                                      </w:divBdr>
                                                      <w:divsChild>
                                                        <w:div w:id="80032634">
                                                          <w:marLeft w:val="0"/>
                                                          <w:marRight w:val="0"/>
                                                          <w:marTop w:val="0"/>
                                                          <w:marBottom w:val="0"/>
                                                          <w:divBdr>
                                                            <w:top w:val="none" w:sz="0" w:space="0" w:color="auto"/>
                                                            <w:left w:val="none" w:sz="0" w:space="0" w:color="auto"/>
                                                            <w:bottom w:val="none" w:sz="0" w:space="0" w:color="auto"/>
                                                            <w:right w:val="none" w:sz="0" w:space="0" w:color="auto"/>
                                                          </w:divBdr>
                                                        </w:div>
                                                      </w:divsChild>
                                                    </w:div>
                                                    <w:div w:id="1984693577">
                                                      <w:marLeft w:val="0"/>
                                                      <w:marRight w:val="0"/>
                                                      <w:marTop w:val="0"/>
                                                      <w:marBottom w:val="0"/>
                                                      <w:divBdr>
                                                        <w:top w:val="none" w:sz="0" w:space="0" w:color="auto"/>
                                                        <w:left w:val="none" w:sz="0" w:space="0" w:color="auto"/>
                                                        <w:bottom w:val="none" w:sz="0" w:space="0" w:color="auto"/>
                                                        <w:right w:val="none" w:sz="0" w:space="0" w:color="auto"/>
                                                      </w:divBdr>
                                                      <w:divsChild>
                                                        <w:div w:id="1110514563">
                                                          <w:marLeft w:val="0"/>
                                                          <w:marRight w:val="0"/>
                                                          <w:marTop w:val="0"/>
                                                          <w:marBottom w:val="0"/>
                                                          <w:divBdr>
                                                            <w:top w:val="none" w:sz="0" w:space="0" w:color="auto"/>
                                                            <w:left w:val="none" w:sz="0" w:space="0" w:color="auto"/>
                                                            <w:bottom w:val="none" w:sz="0" w:space="0" w:color="auto"/>
                                                            <w:right w:val="none" w:sz="0" w:space="0" w:color="auto"/>
                                                          </w:divBdr>
                                                          <w:divsChild>
                                                            <w:div w:id="11162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71447">
                                                      <w:marLeft w:val="0"/>
                                                      <w:marRight w:val="0"/>
                                                      <w:marTop w:val="0"/>
                                                      <w:marBottom w:val="0"/>
                                                      <w:divBdr>
                                                        <w:top w:val="none" w:sz="0" w:space="0" w:color="auto"/>
                                                        <w:left w:val="none" w:sz="0" w:space="0" w:color="auto"/>
                                                        <w:bottom w:val="none" w:sz="0" w:space="0" w:color="auto"/>
                                                        <w:right w:val="none" w:sz="0" w:space="0" w:color="auto"/>
                                                      </w:divBdr>
                                                      <w:divsChild>
                                                        <w:div w:id="1391224594">
                                                          <w:marLeft w:val="0"/>
                                                          <w:marRight w:val="0"/>
                                                          <w:marTop w:val="0"/>
                                                          <w:marBottom w:val="0"/>
                                                          <w:divBdr>
                                                            <w:top w:val="none" w:sz="0" w:space="0" w:color="auto"/>
                                                            <w:left w:val="none" w:sz="0" w:space="0" w:color="auto"/>
                                                            <w:bottom w:val="none" w:sz="0" w:space="0" w:color="auto"/>
                                                            <w:right w:val="none" w:sz="0" w:space="0" w:color="auto"/>
                                                          </w:divBdr>
                                                        </w:div>
                                                      </w:divsChild>
                                                    </w:div>
                                                    <w:div w:id="220144419">
                                                      <w:marLeft w:val="0"/>
                                                      <w:marRight w:val="0"/>
                                                      <w:marTop w:val="0"/>
                                                      <w:marBottom w:val="0"/>
                                                      <w:divBdr>
                                                        <w:top w:val="none" w:sz="0" w:space="0" w:color="auto"/>
                                                        <w:left w:val="none" w:sz="0" w:space="0" w:color="auto"/>
                                                        <w:bottom w:val="none" w:sz="0" w:space="0" w:color="auto"/>
                                                        <w:right w:val="none" w:sz="0" w:space="0" w:color="auto"/>
                                                      </w:divBdr>
                                                    </w:div>
                                                    <w:div w:id="575825846">
                                                      <w:marLeft w:val="0"/>
                                                      <w:marRight w:val="0"/>
                                                      <w:marTop w:val="0"/>
                                                      <w:marBottom w:val="0"/>
                                                      <w:divBdr>
                                                        <w:top w:val="none" w:sz="0" w:space="0" w:color="auto"/>
                                                        <w:left w:val="none" w:sz="0" w:space="0" w:color="auto"/>
                                                        <w:bottom w:val="none" w:sz="0" w:space="0" w:color="auto"/>
                                                        <w:right w:val="none" w:sz="0" w:space="0" w:color="auto"/>
                                                      </w:divBdr>
                                                      <w:divsChild>
                                                        <w:div w:id="341444029">
                                                          <w:marLeft w:val="0"/>
                                                          <w:marRight w:val="0"/>
                                                          <w:marTop w:val="0"/>
                                                          <w:marBottom w:val="0"/>
                                                          <w:divBdr>
                                                            <w:top w:val="none" w:sz="0" w:space="0" w:color="auto"/>
                                                            <w:left w:val="none" w:sz="0" w:space="0" w:color="auto"/>
                                                            <w:bottom w:val="none" w:sz="0" w:space="0" w:color="auto"/>
                                                            <w:right w:val="none" w:sz="0" w:space="0" w:color="auto"/>
                                                          </w:divBdr>
                                                        </w:div>
                                                      </w:divsChild>
                                                    </w:div>
                                                    <w:div w:id="1864442653">
                                                      <w:marLeft w:val="0"/>
                                                      <w:marRight w:val="0"/>
                                                      <w:marTop w:val="0"/>
                                                      <w:marBottom w:val="0"/>
                                                      <w:divBdr>
                                                        <w:top w:val="none" w:sz="0" w:space="0" w:color="auto"/>
                                                        <w:left w:val="none" w:sz="0" w:space="0" w:color="auto"/>
                                                        <w:bottom w:val="none" w:sz="0" w:space="0" w:color="auto"/>
                                                        <w:right w:val="none" w:sz="0" w:space="0" w:color="auto"/>
                                                      </w:divBdr>
                                                      <w:divsChild>
                                                        <w:div w:id="1334258797">
                                                          <w:marLeft w:val="0"/>
                                                          <w:marRight w:val="0"/>
                                                          <w:marTop w:val="0"/>
                                                          <w:marBottom w:val="0"/>
                                                          <w:divBdr>
                                                            <w:top w:val="none" w:sz="0" w:space="0" w:color="auto"/>
                                                            <w:left w:val="none" w:sz="0" w:space="0" w:color="auto"/>
                                                            <w:bottom w:val="none" w:sz="0" w:space="0" w:color="auto"/>
                                                            <w:right w:val="none" w:sz="0" w:space="0" w:color="auto"/>
                                                          </w:divBdr>
                                                          <w:divsChild>
                                                            <w:div w:id="13151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5698">
                                                      <w:marLeft w:val="0"/>
                                                      <w:marRight w:val="0"/>
                                                      <w:marTop w:val="0"/>
                                                      <w:marBottom w:val="0"/>
                                                      <w:divBdr>
                                                        <w:top w:val="none" w:sz="0" w:space="0" w:color="auto"/>
                                                        <w:left w:val="none" w:sz="0" w:space="0" w:color="auto"/>
                                                        <w:bottom w:val="none" w:sz="0" w:space="0" w:color="auto"/>
                                                        <w:right w:val="none" w:sz="0" w:space="0" w:color="auto"/>
                                                      </w:divBdr>
                                                      <w:divsChild>
                                                        <w:div w:id="449400312">
                                                          <w:marLeft w:val="0"/>
                                                          <w:marRight w:val="0"/>
                                                          <w:marTop w:val="0"/>
                                                          <w:marBottom w:val="0"/>
                                                          <w:divBdr>
                                                            <w:top w:val="none" w:sz="0" w:space="0" w:color="auto"/>
                                                            <w:left w:val="none" w:sz="0" w:space="0" w:color="auto"/>
                                                            <w:bottom w:val="none" w:sz="0" w:space="0" w:color="auto"/>
                                                            <w:right w:val="none" w:sz="0" w:space="0" w:color="auto"/>
                                                          </w:divBdr>
                                                        </w:div>
                                                      </w:divsChild>
                                                    </w:div>
                                                    <w:div w:id="487284767">
                                                      <w:marLeft w:val="0"/>
                                                      <w:marRight w:val="0"/>
                                                      <w:marTop w:val="0"/>
                                                      <w:marBottom w:val="0"/>
                                                      <w:divBdr>
                                                        <w:top w:val="none" w:sz="0" w:space="0" w:color="auto"/>
                                                        <w:left w:val="none" w:sz="0" w:space="0" w:color="auto"/>
                                                        <w:bottom w:val="none" w:sz="0" w:space="0" w:color="auto"/>
                                                        <w:right w:val="none" w:sz="0" w:space="0" w:color="auto"/>
                                                      </w:divBdr>
                                                    </w:div>
                                                    <w:div w:id="669679608">
                                                      <w:marLeft w:val="0"/>
                                                      <w:marRight w:val="0"/>
                                                      <w:marTop w:val="0"/>
                                                      <w:marBottom w:val="0"/>
                                                      <w:divBdr>
                                                        <w:top w:val="none" w:sz="0" w:space="0" w:color="auto"/>
                                                        <w:left w:val="none" w:sz="0" w:space="0" w:color="auto"/>
                                                        <w:bottom w:val="none" w:sz="0" w:space="0" w:color="auto"/>
                                                        <w:right w:val="none" w:sz="0" w:space="0" w:color="auto"/>
                                                      </w:divBdr>
                                                      <w:divsChild>
                                                        <w:div w:id="868566242">
                                                          <w:marLeft w:val="0"/>
                                                          <w:marRight w:val="0"/>
                                                          <w:marTop w:val="0"/>
                                                          <w:marBottom w:val="0"/>
                                                          <w:divBdr>
                                                            <w:top w:val="none" w:sz="0" w:space="0" w:color="auto"/>
                                                            <w:left w:val="none" w:sz="0" w:space="0" w:color="auto"/>
                                                            <w:bottom w:val="none" w:sz="0" w:space="0" w:color="auto"/>
                                                            <w:right w:val="none" w:sz="0" w:space="0" w:color="auto"/>
                                                          </w:divBdr>
                                                        </w:div>
                                                      </w:divsChild>
                                                    </w:div>
                                                    <w:div w:id="1045839083">
                                                      <w:marLeft w:val="0"/>
                                                      <w:marRight w:val="0"/>
                                                      <w:marTop w:val="0"/>
                                                      <w:marBottom w:val="0"/>
                                                      <w:divBdr>
                                                        <w:top w:val="none" w:sz="0" w:space="0" w:color="auto"/>
                                                        <w:left w:val="none" w:sz="0" w:space="0" w:color="auto"/>
                                                        <w:bottom w:val="none" w:sz="0" w:space="0" w:color="auto"/>
                                                        <w:right w:val="none" w:sz="0" w:space="0" w:color="auto"/>
                                                      </w:divBdr>
                                                      <w:divsChild>
                                                        <w:div w:id="1134984099">
                                                          <w:marLeft w:val="0"/>
                                                          <w:marRight w:val="0"/>
                                                          <w:marTop w:val="0"/>
                                                          <w:marBottom w:val="0"/>
                                                          <w:divBdr>
                                                            <w:top w:val="none" w:sz="0" w:space="0" w:color="auto"/>
                                                            <w:left w:val="none" w:sz="0" w:space="0" w:color="auto"/>
                                                            <w:bottom w:val="none" w:sz="0" w:space="0" w:color="auto"/>
                                                            <w:right w:val="none" w:sz="0" w:space="0" w:color="auto"/>
                                                          </w:divBdr>
                                                          <w:divsChild>
                                                            <w:div w:id="1351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1308">
                                                      <w:marLeft w:val="0"/>
                                                      <w:marRight w:val="0"/>
                                                      <w:marTop w:val="0"/>
                                                      <w:marBottom w:val="0"/>
                                                      <w:divBdr>
                                                        <w:top w:val="none" w:sz="0" w:space="0" w:color="auto"/>
                                                        <w:left w:val="none" w:sz="0" w:space="0" w:color="auto"/>
                                                        <w:bottom w:val="none" w:sz="0" w:space="0" w:color="auto"/>
                                                        <w:right w:val="none" w:sz="0" w:space="0" w:color="auto"/>
                                                      </w:divBdr>
                                                      <w:divsChild>
                                                        <w:div w:id="600063606">
                                                          <w:marLeft w:val="0"/>
                                                          <w:marRight w:val="0"/>
                                                          <w:marTop w:val="0"/>
                                                          <w:marBottom w:val="0"/>
                                                          <w:divBdr>
                                                            <w:top w:val="none" w:sz="0" w:space="0" w:color="auto"/>
                                                            <w:left w:val="none" w:sz="0" w:space="0" w:color="auto"/>
                                                            <w:bottom w:val="none" w:sz="0" w:space="0" w:color="auto"/>
                                                            <w:right w:val="none" w:sz="0" w:space="0" w:color="auto"/>
                                                          </w:divBdr>
                                                        </w:div>
                                                      </w:divsChild>
                                                    </w:div>
                                                    <w:div w:id="2005546001">
                                                      <w:marLeft w:val="0"/>
                                                      <w:marRight w:val="0"/>
                                                      <w:marTop w:val="0"/>
                                                      <w:marBottom w:val="0"/>
                                                      <w:divBdr>
                                                        <w:top w:val="none" w:sz="0" w:space="0" w:color="auto"/>
                                                        <w:left w:val="none" w:sz="0" w:space="0" w:color="auto"/>
                                                        <w:bottom w:val="none" w:sz="0" w:space="0" w:color="auto"/>
                                                        <w:right w:val="none" w:sz="0" w:space="0" w:color="auto"/>
                                                      </w:divBdr>
                                                    </w:div>
                                                    <w:div w:id="2146045357">
                                                      <w:marLeft w:val="0"/>
                                                      <w:marRight w:val="0"/>
                                                      <w:marTop w:val="0"/>
                                                      <w:marBottom w:val="0"/>
                                                      <w:divBdr>
                                                        <w:top w:val="none" w:sz="0" w:space="0" w:color="auto"/>
                                                        <w:left w:val="none" w:sz="0" w:space="0" w:color="auto"/>
                                                        <w:bottom w:val="none" w:sz="0" w:space="0" w:color="auto"/>
                                                        <w:right w:val="none" w:sz="0" w:space="0" w:color="auto"/>
                                                      </w:divBdr>
                                                      <w:divsChild>
                                                        <w:div w:id="2096851642">
                                                          <w:marLeft w:val="0"/>
                                                          <w:marRight w:val="0"/>
                                                          <w:marTop w:val="0"/>
                                                          <w:marBottom w:val="0"/>
                                                          <w:divBdr>
                                                            <w:top w:val="none" w:sz="0" w:space="0" w:color="auto"/>
                                                            <w:left w:val="none" w:sz="0" w:space="0" w:color="auto"/>
                                                            <w:bottom w:val="none" w:sz="0" w:space="0" w:color="auto"/>
                                                            <w:right w:val="none" w:sz="0" w:space="0" w:color="auto"/>
                                                          </w:divBdr>
                                                        </w:div>
                                                      </w:divsChild>
                                                    </w:div>
                                                    <w:div w:id="798767409">
                                                      <w:marLeft w:val="0"/>
                                                      <w:marRight w:val="0"/>
                                                      <w:marTop w:val="0"/>
                                                      <w:marBottom w:val="0"/>
                                                      <w:divBdr>
                                                        <w:top w:val="none" w:sz="0" w:space="0" w:color="auto"/>
                                                        <w:left w:val="none" w:sz="0" w:space="0" w:color="auto"/>
                                                        <w:bottom w:val="none" w:sz="0" w:space="0" w:color="auto"/>
                                                        <w:right w:val="none" w:sz="0" w:space="0" w:color="auto"/>
                                                      </w:divBdr>
                                                      <w:divsChild>
                                                        <w:div w:id="1152255731">
                                                          <w:marLeft w:val="0"/>
                                                          <w:marRight w:val="0"/>
                                                          <w:marTop w:val="0"/>
                                                          <w:marBottom w:val="0"/>
                                                          <w:divBdr>
                                                            <w:top w:val="none" w:sz="0" w:space="0" w:color="auto"/>
                                                            <w:left w:val="none" w:sz="0" w:space="0" w:color="auto"/>
                                                            <w:bottom w:val="none" w:sz="0" w:space="0" w:color="auto"/>
                                                            <w:right w:val="none" w:sz="0" w:space="0" w:color="auto"/>
                                                          </w:divBdr>
                                                          <w:divsChild>
                                                            <w:div w:id="9482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6780">
                                                      <w:marLeft w:val="0"/>
                                                      <w:marRight w:val="0"/>
                                                      <w:marTop w:val="0"/>
                                                      <w:marBottom w:val="0"/>
                                                      <w:divBdr>
                                                        <w:top w:val="none" w:sz="0" w:space="0" w:color="auto"/>
                                                        <w:left w:val="none" w:sz="0" w:space="0" w:color="auto"/>
                                                        <w:bottom w:val="none" w:sz="0" w:space="0" w:color="auto"/>
                                                        <w:right w:val="none" w:sz="0" w:space="0" w:color="auto"/>
                                                      </w:divBdr>
                                                      <w:divsChild>
                                                        <w:div w:id="571888463">
                                                          <w:marLeft w:val="0"/>
                                                          <w:marRight w:val="0"/>
                                                          <w:marTop w:val="0"/>
                                                          <w:marBottom w:val="0"/>
                                                          <w:divBdr>
                                                            <w:top w:val="none" w:sz="0" w:space="0" w:color="auto"/>
                                                            <w:left w:val="none" w:sz="0" w:space="0" w:color="auto"/>
                                                            <w:bottom w:val="none" w:sz="0" w:space="0" w:color="auto"/>
                                                            <w:right w:val="none" w:sz="0" w:space="0" w:color="auto"/>
                                                          </w:divBdr>
                                                        </w:div>
                                                      </w:divsChild>
                                                    </w:div>
                                                    <w:div w:id="1713532101">
                                                      <w:marLeft w:val="0"/>
                                                      <w:marRight w:val="0"/>
                                                      <w:marTop w:val="0"/>
                                                      <w:marBottom w:val="0"/>
                                                      <w:divBdr>
                                                        <w:top w:val="none" w:sz="0" w:space="0" w:color="auto"/>
                                                        <w:left w:val="none" w:sz="0" w:space="0" w:color="auto"/>
                                                        <w:bottom w:val="none" w:sz="0" w:space="0" w:color="auto"/>
                                                        <w:right w:val="none" w:sz="0" w:space="0" w:color="auto"/>
                                                      </w:divBdr>
                                                    </w:div>
                                                    <w:div w:id="1915896932">
                                                      <w:marLeft w:val="0"/>
                                                      <w:marRight w:val="0"/>
                                                      <w:marTop w:val="0"/>
                                                      <w:marBottom w:val="0"/>
                                                      <w:divBdr>
                                                        <w:top w:val="none" w:sz="0" w:space="0" w:color="auto"/>
                                                        <w:left w:val="none" w:sz="0" w:space="0" w:color="auto"/>
                                                        <w:bottom w:val="none" w:sz="0" w:space="0" w:color="auto"/>
                                                        <w:right w:val="none" w:sz="0" w:space="0" w:color="auto"/>
                                                      </w:divBdr>
                                                      <w:divsChild>
                                                        <w:div w:id="2050103194">
                                                          <w:marLeft w:val="0"/>
                                                          <w:marRight w:val="0"/>
                                                          <w:marTop w:val="0"/>
                                                          <w:marBottom w:val="0"/>
                                                          <w:divBdr>
                                                            <w:top w:val="none" w:sz="0" w:space="0" w:color="auto"/>
                                                            <w:left w:val="none" w:sz="0" w:space="0" w:color="auto"/>
                                                            <w:bottom w:val="none" w:sz="0" w:space="0" w:color="auto"/>
                                                            <w:right w:val="none" w:sz="0" w:space="0" w:color="auto"/>
                                                          </w:divBdr>
                                                        </w:div>
                                                      </w:divsChild>
                                                    </w:div>
                                                    <w:div w:id="1542090759">
                                                      <w:marLeft w:val="0"/>
                                                      <w:marRight w:val="0"/>
                                                      <w:marTop w:val="0"/>
                                                      <w:marBottom w:val="0"/>
                                                      <w:divBdr>
                                                        <w:top w:val="none" w:sz="0" w:space="0" w:color="auto"/>
                                                        <w:left w:val="none" w:sz="0" w:space="0" w:color="auto"/>
                                                        <w:bottom w:val="none" w:sz="0" w:space="0" w:color="auto"/>
                                                        <w:right w:val="none" w:sz="0" w:space="0" w:color="auto"/>
                                                      </w:divBdr>
                                                      <w:divsChild>
                                                        <w:div w:id="407535160">
                                                          <w:marLeft w:val="0"/>
                                                          <w:marRight w:val="0"/>
                                                          <w:marTop w:val="0"/>
                                                          <w:marBottom w:val="0"/>
                                                          <w:divBdr>
                                                            <w:top w:val="none" w:sz="0" w:space="0" w:color="auto"/>
                                                            <w:left w:val="none" w:sz="0" w:space="0" w:color="auto"/>
                                                            <w:bottom w:val="none" w:sz="0" w:space="0" w:color="auto"/>
                                                            <w:right w:val="none" w:sz="0" w:space="0" w:color="auto"/>
                                                          </w:divBdr>
                                                          <w:divsChild>
                                                            <w:div w:id="137403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682">
                                                      <w:marLeft w:val="0"/>
                                                      <w:marRight w:val="0"/>
                                                      <w:marTop w:val="0"/>
                                                      <w:marBottom w:val="0"/>
                                                      <w:divBdr>
                                                        <w:top w:val="none" w:sz="0" w:space="0" w:color="auto"/>
                                                        <w:left w:val="none" w:sz="0" w:space="0" w:color="auto"/>
                                                        <w:bottom w:val="none" w:sz="0" w:space="0" w:color="auto"/>
                                                        <w:right w:val="none" w:sz="0" w:space="0" w:color="auto"/>
                                                      </w:divBdr>
                                                      <w:divsChild>
                                                        <w:div w:id="2027512538">
                                                          <w:marLeft w:val="0"/>
                                                          <w:marRight w:val="0"/>
                                                          <w:marTop w:val="0"/>
                                                          <w:marBottom w:val="0"/>
                                                          <w:divBdr>
                                                            <w:top w:val="none" w:sz="0" w:space="0" w:color="auto"/>
                                                            <w:left w:val="none" w:sz="0" w:space="0" w:color="auto"/>
                                                            <w:bottom w:val="none" w:sz="0" w:space="0" w:color="auto"/>
                                                            <w:right w:val="none" w:sz="0" w:space="0" w:color="auto"/>
                                                          </w:divBdr>
                                                        </w:div>
                                                      </w:divsChild>
                                                    </w:div>
                                                    <w:div w:id="229655523">
                                                      <w:marLeft w:val="0"/>
                                                      <w:marRight w:val="0"/>
                                                      <w:marTop w:val="0"/>
                                                      <w:marBottom w:val="0"/>
                                                      <w:divBdr>
                                                        <w:top w:val="none" w:sz="0" w:space="0" w:color="auto"/>
                                                        <w:left w:val="none" w:sz="0" w:space="0" w:color="auto"/>
                                                        <w:bottom w:val="none" w:sz="0" w:space="0" w:color="auto"/>
                                                        <w:right w:val="none" w:sz="0" w:space="0" w:color="auto"/>
                                                      </w:divBdr>
                                                    </w:div>
                                                    <w:div w:id="2011906635">
                                                      <w:marLeft w:val="0"/>
                                                      <w:marRight w:val="0"/>
                                                      <w:marTop w:val="0"/>
                                                      <w:marBottom w:val="0"/>
                                                      <w:divBdr>
                                                        <w:top w:val="none" w:sz="0" w:space="0" w:color="auto"/>
                                                        <w:left w:val="none" w:sz="0" w:space="0" w:color="auto"/>
                                                        <w:bottom w:val="none" w:sz="0" w:space="0" w:color="auto"/>
                                                        <w:right w:val="none" w:sz="0" w:space="0" w:color="auto"/>
                                                      </w:divBdr>
                                                      <w:divsChild>
                                                        <w:div w:id="100495968">
                                                          <w:marLeft w:val="0"/>
                                                          <w:marRight w:val="0"/>
                                                          <w:marTop w:val="0"/>
                                                          <w:marBottom w:val="0"/>
                                                          <w:divBdr>
                                                            <w:top w:val="none" w:sz="0" w:space="0" w:color="auto"/>
                                                            <w:left w:val="none" w:sz="0" w:space="0" w:color="auto"/>
                                                            <w:bottom w:val="none" w:sz="0" w:space="0" w:color="auto"/>
                                                            <w:right w:val="none" w:sz="0" w:space="0" w:color="auto"/>
                                                          </w:divBdr>
                                                        </w:div>
                                                      </w:divsChild>
                                                    </w:div>
                                                    <w:div w:id="470828118">
                                                      <w:marLeft w:val="0"/>
                                                      <w:marRight w:val="0"/>
                                                      <w:marTop w:val="0"/>
                                                      <w:marBottom w:val="0"/>
                                                      <w:divBdr>
                                                        <w:top w:val="none" w:sz="0" w:space="0" w:color="auto"/>
                                                        <w:left w:val="none" w:sz="0" w:space="0" w:color="auto"/>
                                                        <w:bottom w:val="none" w:sz="0" w:space="0" w:color="auto"/>
                                                        <w:right w:val="none" w:sz="0" w:space="0" w:color="auto"/>
                                                      </w:divBdr>
                                                      <w:divsChild>
                                                        <w:div w:id="2077700694">
                                                          <w:marLeft w:val="0"/>
                                                          <w:marRight w:val="0"/>
                                                          <w:marTop w:val="0"/>
                                                          <w:marBottom w:val="0"/>
                                                          <w:divBdr>
                                                            <w:top w:val="none" w:sz="0" w:space="0" w:color="auto"/>
                                                            <w:left w:val="none" w:sz="0" w:space="0" w:color="auto"/>
                                                            <w:bottom w:val="none" w:sz="0" w:space="0" w:color="auto"/>
                                                            <w:right w:val="none" w:sz="0" w:space="0" w:color="auto"/>
                                                          </w:divBdr>
                                                          <w:divsChild>
                                                            <w:div w:id="1708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0025">
                                                      <w:marLeft w:val="0"/>
                                                      <w:marRight w:val="0"/>
                                                      <w:marTop w:val="0"/>
                                                      <w:marBottom w:val="0"/>
                                                      <w:divBdr>
                                                        <w:top w:val="none" w:sz="0" w:space="0" w:color="auto"/>
                                                        <w:left w:val="none" w:sz="0" w:space="0" w:color="auto"/>
                                                        <w:bottom w:val="none" w:sz="0" w:space="0" w:color="auto"/>
                                                        <w:right w:val="none" w:sz="0" w:space="0" w:color="auto"/>
                                                      </w:divBdr>
                                                      <w:divsChild>
                                                        <w:div w:id="617369132">
                                                          <w:marLeft w:val="0"/>
                                                          <w:marRight w:val="0"/>
                                                          <w:marTop w:val="0"/>
                                                          <w:marBottom w:val="0"/>
                                                          <w:divBdr>
                                                            <w:top w:val="none" w:sz="0" w:space="0" w:color="auto"/>
                                                            <w:left w:val="none" w:sz="0" w:space="0" w:color="auto"/>
                                                            <w:bottom w:val="none" w:sz="0" w:space="0" w:color="auto"/>
                                                            <w:right w:val="none" w:sz="0" w:space="0" w:color="auto"/>
                                                          </w:divBdr>
                                                        </w:div>
                                                      </w:divsChild>
                                                    </w:div>
                                                    <w:div w:id="2112119185">
                                                      <w:marLeft w:val="0"/>
                                                      <w:marRight w:val="0"/>
                                                      <w:marTop w:val="0"/>
                                                      <w:marBottom w:val="0"/>
                                                      <w:divBdr>
                                                        <w:top w:val="none" w:sz="0" w:space="0" w:color="auto"/>
                                                        <w:left w:val="none" w:sz="0" w:space="0" w:color="auto"/>
                                                        <w:bottom w:val="none" w:sz="0" w:space="0" w:color="auto"/>
                                                        <w:right w:val="none" w:sz="0" w:space="0" w:color="auto"/>
                                                      </w:divBdr>
                                                    </w:div>
                                                    <w:div w:id="1275214470">
                                                      <w:marLeft w:val="0"/>
                                                      <w:marRight w:val="0"/>
                                                      <w:marTop w:val="0"/>
                                                      <w:marBottom w:val="0"/>
                                                      <w:divBdr>
                                                        <w:top w:val="none" w:sz="0" w:space="0" w:color="auto"/>
                                                        <w:left w:val="none" w:sz="0" w:space="0" w:color="auto"/>
                                                        <w:bottom w:val="none" w:sz="0" w:space="0" w:color="auto"/>
                                                        <w:right w:val="none" w:sz="0" w:space="0" w:color="auto"/>
                                                      </w:divBdr>
                                                      <w:divsChild>
                                                        <w:div w:id="167522723">
                                                          <w:marLeft w:val="0"/>
                                                          <w:marRight w:val="0"/>
                                                          <w:marTop w:val="0"/>
                                                          <w:marBottom w:val="0"/>
                                                          <w:divBdr>
                                                            <w:top w:val="none" w:sz="0" w:space="0" w:color="auto"/>
                                                            <w:left w:val="none" w:sz="0" w:space="0" w:color="auto"/>
                                                            <w:bottom w:val="none" w:sz="0" w:space="0" w:color="auto"/>
                                                            <w:right w:val="none" w:sz="0" w:space="0" w:color="auto"/>
                                                          </w:divBdr>
                                                        </w:div>
                                                      </w:divsChild>
                                                    </w:div>
                                                    <w:div w:id="150097829">
                                                      <w:marLeft w:val="0"/>
                                                      <w:marRight w:val="0"/>
                                                      <w:marTop w:val="0"/>
                                                      <w:marBottom w:val="0"/>
                                                      <w:divBdr>
                                                        <w:top w:val="none" w:sz="0" w:space="0" w:color="auto"/>
                                                        <w:left w:val="none" w:sz="0" w:space="0" w:color="auto"/>
                                                        <w:bottom w:val="none" w:sz="0" w:space="0" w:color="auto"/>
                                                        <w:right w:val="none" w:sz="0" w:space="0" w:color="auto"/>
                                                      </w:divBdr>
                                                      <w:divsChild>
                                                        <w:div w:id="1906378649">
                                                          <w:marLeft w:val="0"/>
                                                          <w:marRight w:val="0"/>
                                                          <w:marTop w:val="0"/>
                                                          <w:marBottom w:val="0"/>
                                                          <w:divBdr>
                                                            <w:top w:val="none" w:sz="0" w:space="0" w:color="auto"/>
                                                            <w:left w:val="none" w:sz="0" w:space="0" w:color="auto"/>
                                                            <w:bottom w:val="none" w:sz="0" w:space="0" w:color="auto"/>
                                                            <w:right w:val="none" w:sz="0" w:space="0" w:color="auto"/>
                                                          </w:divBdr>
                                                          <w:divsChild>
                                                            <w:div w:id="7865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1011">
                                                      <w:marLeft w:val="0"/>
                                                      <w:marRight w:val="0"/>
                                                      <w:marTop w:val="0"/>
                                                      <w:marBottom w:val="0"/>
                                                      <w:divBdr>
                                                        <w:top w:val="none" w:sz="0" w:space="0" w:color="auto"/>
                                                        <w:left w:val="none" w:sz="0" w:space="0" w:color="auto"/>
                                                        <w:bottom w:val="none" w:sz="0" w:space="0" w:color="auto"/>
                                                        <w:right w:val="none" w:sz="0" w:space="0" w:color="auto"/>
                                                      </w:divBdr>
                                                      <w:divsChild>
                                                        <w:div w:id="485098392">
                                                          <w:marLeft w:val="0"/>
                                                          <w:marRight w:val="0"/>
                                                          <w:marTop w:val="0"/>
                                                          <w:marBottom w:val="0"/>
                                                          <w:divBdr>
                                                            <w:top w:val="none" w:sz="0" w:space="0" w:color="auto"/>
                                                            <w:left w:val="none" w:sz="0" w:space="0" w:color="auto"/>
                                                            <w:bottom w:val="none" w:sz="0" w:space="0" w:color="auto"/>
                                                            <w:right w:val="none" w:sz="0" w:space="0" w:color="auto"/>
                                                          </w:divBdr>
                                                        </w:div>
                                                      </w:divsChild>
                                                    </w:div>
                                                    <w:div w:id="1035809952">
                                                      <w:marLeft w:val="0"/>
                                                      <w:marRight w:val="0"/>
                                                      <w:marTop w:val="0"/>
                                                      <w:marBottom w:val="0"/>
                                                      <w:divBdr>
                                                        <w:top w:val="none" w:sz="0" w:space="0" w:color="auto"/>
                                                        <w:left w:val="none" w:sz="0" w:space="0" w:color="auto"/>
                                                        <w:bottom w:val="none" w:sz="0" w:space="0" w:color="auto"/>
                                                        <w:right w:val="none" w:sz="0" w:space="0" w:color="auto"/>
                                                      </w:divBdr>
                                                    </w:div>
                                                    <w:div w:id="1052264383">
                                                      <w:marLeft w:val="0"/>
                                                      <w:marRight w:val="0"/>
                                                      <w:marTop w:val="0"/>
                                                      <w:marBottom w:val="0"/>
                                                      <w:divBdr>
                                                        <w:top w:val="none" w:sz="0" w:space="0" w:color="auto"/>
                                                        <w:left w:val="none" w:sz="0" w:space="0" w:color="auto"/>
                                                        <w:bottom w:val="none" w:sz="0" w:space="0" w:color="auto"/>
                                                        <w:right w:val="none" w:sz="0" w:space="0" w:color="auto"/>
                                                      </w:divBdr>
                                                      <w:divsChild>
                                                        <w:div w:id="19379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9262475">
          <w:marLeft w:val="0"/>
          <w:marRight w:val="0"/>
          <w:marTop w:val="0"/>
          <w:marBottom w:val="0"/>
          <w:divBdr>
            <w:top w:val="none" w:sz="0" w:space="0" w:color="auto"/>
            <w:left w:val="none" w:sz="0" w:space="0" w:color="auto"/>
            <w:bottom w:val="none" w:sz="0" w:space="0" w:color="auto"/>
            <w:right w:val="none" w:sz="0" w:space="0" w:color="auto"/>
          </w:divBdr>
          <w:divsChild>
            <w:div w:id="215701842">
              <w:marLeft w:val="0"/>
              <w:marRight w:val="0"/>
              <w:marTop w:val="0"/>
              <w:marBottom w:val="0"/>
              <w:divBdr>
                <w:top w:val="none" w:sz="0" w:space="0" w:color="auto"/>
                <w:left w:val="none" w:sz="0" w:space="0" w:color="auto"/>
                <w:bottom w:val="none" w:sz="0" w:space="0" w:color="auto"/>
                <w:right w:val="none" w:sz="0" w:space="0" w:color="auto"/>
              </w:divBdr>
            </w:div>
          </w:divsChild>
        </w:div>
        <w:div w:id="94634525">
          <w:marLeft w:val="0"/>
          <w:marRight w:val="0"/>
          <w:marTop w:val="0"/>
          <w:marBottom w:val="0"/>
          <w:divBdr>
            <w:top w:val="none" w:sz="0" w:space="0" w:color="auto"/>
            <w:left w:val="none" w:sz="0" w:space="0" w:color="auto"/>
            <w:bottom w:val="none" w:sz="0" w:space="0" w:color="auto"/>
            <w:right w:val="none" w:sz="0" w:space="0" w:color="auto"/>
          </w:divBdr>
        </w:div>
        <w:div w:id="973372718">
          <w:marLeft w:val="0"/>
          <w:marRight w:val="0"/>
          <w:marTop w:val="0"/>
          <w:marBottom w:val="0"/>
          <w:divBdr>
            <w:top w:val="none" w:sz="0" w:space="0" w:color="auto"/>
            <w:left w:val="none" w:sz="0" w:space="0" w:color="auto"/>
            <w:bottom w:val="none" w:sz="0" w:space="0" w:color="auto"/>
            <w:right w:val="none" w:sz="0" w:space="0" w:color="auto"/>
          </w:divBdr>
          <w:divsChild>
            <w:div w:id="734012600">
              <w:marLeft w:val="0"/>
              <w:marRight w:val="0"/>
              <w:marTop w:val="0"/>
              <w:marBottom w:val="0"/>
              <w:divBdr>
                <w:top w:val="none" w:sz="0" w:space="0" w:color="auto"/>
                <w:left w:val="none" w:sz="0" w:space="0" w:color="auto"/>
                <w:bottom w:val="none" w:sz="0" w:space="0" w:color="auto"/>
                <w:right w:val="none" w:sz="0" w:space="0" w:color="auto"/>
              </w:divBdr>
            </w:div>
          </w:divsChild>
        </w:div>
        <w:div w:id="124390733">
          <w:marLeft w:val="0"/>
          <w:marRight w:val="0"/>
          <w:marTop w:val="0"/>
          <w:marBottom w:val="0"/>
          <w:divBdr>
            <w:top w:val="none" w:sz="0" w:space="0" w:color="auto"/>
            <w:left w:val="none" w:sz="0" w:space="0" w:color="auto"/>
            <w:bottom w:val="none" w:sz="0" w:space="0" w:color="auto"/>
            <w:right w:val="none" w:sz="0" w:space="0" w:color="auto"/>
          </w:divBdr>
          <w:divsChild>
            <w:div w:id="1061247833">
              <w:marLeft w:val="0"/>
              <w:marRight w:val="0"/>
              <w:marTop w:val="0"/>
              <w:marBottom w:val="0"/>
              <w:divBdr>
                <w:top w:val="none" w:sz="0" w:space="0" w:color="auto"/>
                <w:left w:val="none" w:sz="0" w:space="0" w:color="auto"/>
                <w:bottom w:val="none" w:sz="0" w:space="0" w:color="auto"/>
                <w:right w:val="none" w:sz="0" w:space="0" w:color="auto"/>
              </w:divBdr>
              <w:divsChild>
                <w:div w:id="20699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4037">
          <w:marLeft w:val="0"/>
          <w:marRight w:val="0"/>
          <w:marTop w:val="0"/>
          <w:marBottom w:val="0"/>
          <w:divBdr>
            <w:top w:val="none" w:sz="0" w:space="0" w:color="auto"/>
            <w:left w:val="none" w:sz="0" w:space="0" w:color="auto"/>
            <w:bottom w:val="none" w:sz="0" w:space="0" w:color="auto"/>
            <w:right w:val="none" w:sz="0" w:space="0" w:color="auto"/>
          </w:divBdr>
          <w:divsChild>
            <w:div w:id="1003359268">
              <w:marLeft w:val="0"/>
              <w:marRight w:val="0"/>
              <w:marTop w:val="0"/>
              <w:marBottom w:val="0"/>
              <w:divBdr>
                <w:top w:val="none" w:sz="0" w:space="0" w:color="auto"/>
                <w:left w:val="none" w:sz="0" w:space="0" w:color="auto"/>
                <w:bottom w:val="none" w:sz="0" w:space="0" w:color="auto"/>
                <w:right w:val="none" w:sz="0" w:space="0" w:color="auto"/>
              </w:divBdr>
            </w:div>
          </w:divsChild>
        </w:div>
        <w:div w:id="834033496">
          <w:marLeft w:val="0"/>
          <w:marRight w:val="0"/>
          <w:marTop w:val="0"/>
          <w:marBottom w:val="0"/>
          <w:divBdr>
            <w:top w:val="none" w:sz="0" w:space="0" w:color="auto"/>
            <w:left w:val="none" w:sz="0" w:space="0" w:color="auto"/>
            <w:bottom w:val="none" w:sz="0" w:space="0" w:color="auto"/>
            <w:right w:val="none" w:sz="0" w:space="0" w:color="auto"/>
          </w:divBdr>
        </w:div>
        <w:div w:id="1641767926">
          <w:marLeft w:val="0"/>
          <w:marRight w:val="0"/>
          <w:marTop w:val="0"/>
          <w:marBottom w:val="0"/>
          <w:divBdr>
            <w:top w:val="none" w:sz="0" w:space="0" w:color="auto"/>
            <w:left w:val="none" w:sz="0" w:space="0" w:color="auto"/>
            <w:bottom w:val="none" w:sz="0" w:space="0" w:color="auto"/>
            <w:right w:val="none" w:sz="0" w:space="0" w:color="auto"/>
          </w:divBdr>
          <w:divsChild>
            <w:div w:id="1872650753">
              <w:marLeft w:val="0"/>
              <w:marRight w:val="0"/>
              <w:marTop w:val="0"/>
              <w:marBottom w:val="0"/>
              <w:divBdr>
                <w:top w:val="none" w:sz="0" w:space="0" w:color="auto"/>
                <w:left w:val="none" w:sz="0" w:space="0" w:color="auto"/>
                <w:bottom w:val="none" w:sz="0" w:space="0" w:color="auto"/>
                <w:right w:val="none" w:sz="0" w:space="0" w:color="auto"/>
              </w:divBdr>
            </w:div>
          </w:divsChild>
        </w:div>
        <w:div w:id="1362052954">
          <w:marLeft w:val="0"/>
          <w:marRight w:val="0"/>
          <w:marTop w:val="0"/>
          <w:marBottom w:val="0"/>
          <w:divBdr>
            <w:top w:val="none" w:sz="0" w:space="0" w:color="auto"/>
            <w:left w:val="none" w:sz="0" w:space="0" w:color="auto"/>
            <w:bottom w:val="none" w:sz="0" w:space="0" w:color="auto"/>
            <w:right w:val="none" w:sz="0" w:space="0" w:color="auto"/>
          </w:divBdr>
          <w:divsChild>
            <w:div w:id="1930578598">
              <w:marLeft w:val="0"/>
              <w:marRight w:val="0"/>
              <w:marTop w:val="0"/>
              <w:marBottom w:val="0"/>
              <w:divBdr>
                <w:top w:val="none" w:sz="0" w:space="0" w:color="auto"/>
                <w:left w:val="none" w:sz="0" w:space="0" w:color="auto"/>
                <w:bottom w:val="none" w:sz="0" w:space="0" w:color="auto"/>
                <w:right w:val="none" w:sz="0" w:space="0" w:color="auto"/>
              </w:divBdr>
            </w:div>
          </w:divsChild>
        </w:div>
        <w:div w:id="1794709039">
          <w:marLeft w:val="0"/>
          <w:marRight w:val="0"/>
          <w:marTop w:val="0"/>
          <w:marBottom w:val="0"/>
          <w:divBdr>
            <w:top w:val="none" w:sz="0" w:space="0" w:color="auto"/>
            <w:left w:val="none" w:sz="0" w:space="0" w:color="auto"/>
            <w:bottom w:val="none" w:sz="0" w:space="0" w:color="auto"/>
            <w:right w:val="none" w:sz="0" w:space="0" w:color="auto"/>
          </w:divBdr>
        </w:div>
        <w:div w:id="414136163">
          <w:marLeft w:val="0"/>
          <w:marRight w:val="0"/>
          <w:marTop w:val="0"/>
          <w:marBottom w:val="0"/>
          <w:divBdr>
            <w:top w:val="none" w:sz="0" w:space="0" w:color="auto"/>
            <w:left w:val="none" w:sz="0" w:space="0" w:color="auto"/>
            <w:bottom w:val="none" w:sz="0" w:space="0" w:color="auto"/>
            <w:right w:val="none" w:sz="0" w:space="0" w:color="auto"/>
          </w:divBdr>
          <w:divsChild>
            <w:div w:id="179272249">
              <w:marLeft w:val="0"/>
              <w:marRight w:val="0"/>
              <w:marTop w:val="0"/>
              <w:marBottom w:val="0"/>
              <w:divBdr>
                <w:top w:val="none" w:sz="0" w:space="0" w:color="auto"/>
                <w:left w:val="none" w:sz="0" w:space="0" w:color="auto"/>
                <w:bottom w:val="none" w:sz="0" w:space="0" w:color="auto"/>
                <w:right w:val="none" w:sz="0" w:space="0" w:color="auto"/>
              </w:divBdr>
            </w:div>
          </w:divsChild>
        </w:div>
        <w:div w:id="1120026162">
          <w:marLeft w:val="0"/>
          <w:marRight w:val="0"/>
          <w:marTop w:val="0"/>
          <w:marBottom w:val="0"/>
          <w:divBdr>
            <w:top w:val="none" w:sz="0" w:space="0" w:color="auto"/>
            <w:left w:val="none" w:sz="0" w:space="0" w:color="auto"/>
            <w:bottom w:val="none" w:sz="0" w:space="0" w:color="auto"/>
            <w:right w:val="none" w:sz="0" w:space="0" w:color="auto"/>
          </w:divBdr>
          <w:divsChild>
            <w:div w:id="1629166719">
              <w:marLeft w:val="0"/>
              <w:marRight w:val="0"/>
              <w:marTop w:val="0"/>
              <w:marBottom w:val="0"/>
              <w:divBdr>
                <w:top w:val="none" w:sz="0" w:space="0" w:color="auto"/>
                <w:left w:val="none" w:sz="0" w:space="0" w:color="auto"/>
                <w:bottom w:val="none" w:sz="0" w:space="0" w:color="auto"/>
                <w:right w:val="none" w:sz="0" w:space="0" w:color="auto"/>
              </w:divBdr>
              <w:divsChild>
                <w:div w:id="1805391472">
                  <w:marLeft w:val="0"/>
                  <w:marRight w:val="0"/>
                  <w:marTop w:val="0"/>
                  <w:marBottom w:val="0"/>
                  <w:divBdr>
                    <w:top w:val="none" w:sz="0" w:space="0" w:color="auto"/>
                    <w:left w:val="none" w:sz="0" w:space="0" w:color="auto"/>
                    <w:bottom w:val="none" w:sz="0" w:space="0" w:color="auto"/>
                    <w:right w:val="none" w:sz="0" w:space="0" w:color="auto"/>
                  </w:divBdr>
                  <w:divsChild>
                    <w:div w:id="1150100605">
                      <w:marLeft w:val="0"/>
                      <w:marRight w:val="0"/>
                      <w:marTop w:val="0"/>
                      <w:marBottom w:val="0"/>
                      <w:divBdr>
                        <w:top w:val="none" w:sz="0" w:space="0" w:color="auto"/>
                        <w:left w:val="none" w:sz="0" w:space="0" w:color="auto"/>
                        <w:bottom w:val="none" w:sz="0" w:space="0" w:color="auto"/>
                        <w:right w:val="none" w:sz="0" w:space="0" w:color="auto"/>
                      </w:divBdr>
                      <w:divsChild>
                        <w:div w:id="1051616028">
                          <w:marLeft w:val="0"/>
                          <w:marRight w:val="0"/>
                          <w:marTop w:val="0"/>
                          <w:marBottom w:val="0"/>
                          <w:divBdr>
                            <w:top w:val="none" w:sz="0" w:space="0" w:color="auto"/>
                            <w:left w:val="none" w:sz="0" w:space="0" w:color="auto"/>
                            <w:bottom w:val="none" w:sz="0" w:space="0" w:color="auto"/>
                            <w:right w:val="none" w:sz="0" w:space="0" w:color="auto"/>
                          </w:divBdr>
                          <w:divsChild>
                            <w:div w:id="182138492">
                              <w:marLeft w:val="0"/>
                              <w:marRight w:val="0"/>
                              <w:marTop w:val="0"/>
                              <w:marBottom w:val="0"/>
                              <w:divBdr>
                                <w:top w:val="none" w:sz="0" w:space="0" w:color="auto"/>
                                <w:left w:val="none" w:sz="0" w:space="0" w:color="auto"/>
                                <w:bottom w:val="none" w:sz="0" w:space="0" w:color="auto"/>
                                <w:right w:val="none" w:sz="0" w:space="0" w:color="auto"/>
                              </w:divBdr>
                              <w:divsChild>
                                <w:div w:id="326440985">
                                  <w:marLeft w:val="0"/>
                                  <w:marRight w:val="0"/>
                                  <w:marTop w:val="0"/>
                                  <w:marBottom w:val="0"/>
                                  <w:divBdr>
                                    <w:top w:val="none" w:sz="0" w:space="0" w:color="auto"/>
                                    <w:left w:val="none" w:sz="0" w:space="0" w:color="auto"/>
                                    <w:bottom w:val="none" w:sz="0" w:space="0" w:color="auto"/>
                                    <w:right w:val="none" w:sz="0" w:space="0" w:color="auto"/>
                                  </w:divBdr>
                                  <w:divsChild>
                                    <w:div w:id="1700546448">
                                      <w:marLeft w:val="0"/>
                                      <w:marRight w:val="0"/>
                                      <w:marTop w:val="0"/>
                                      <w:marBottom w:val="0"/>
                                      <w:divBdr>
                                        <w:top w:val="none" w:sz="0" w:space="0" w:color="auto"/>
                                        <w:left w:val="none" w:sz="0" w:space="0" w:color="auto"/>
                                        <w:bottom w:val="none" w:sz="0" w:space="0" w:color="auto"/>
                                        <w:right w:val="none" w:sz="0" w:space="0" w:color="auto"/>
                                      </w:divBdr>
                                      <w:divsChild>
                                        <w:div w:id="12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1200679">
          <w:marLeft w:val="0"/>
          <w:marRight w:val="0"/>
          <w:marTop w:val="0"/>
          <w:marBottom w:val="0"/>
          <w:divBdr>
            <w:top w:val="none" w:sz="0" w:space="0" w:color="auto"/>
            <w:left w:val="none" w:sz="0" w:space="0" w:color="auto"/>
            <w:bottom w:val="none" w:sz="0" w:space="0" w:color="auto"/>
            <w:right w:val="none" w:sz="0" w:space="0" w:color="auto"/>
          </w:divBdr>
          <w:divsChild>
            <w:div w:id="122577505">
              <w:marLeft w:val="0"/>
              <w:marRight w:val="0"/>
              <w:marTop w:val="0"/>
              <w:marBottom w:val="0"/>
              <w:divBdr>
                <w:top w:val="none" w:sz="0" w:space="0" w:color="auto"/>
                <w:left w:val="none" w:sz="0" w:space="0" w:color="auto"/>
                <w:bottom w:val="none" w:sz="0" w:space="0" w:color="auto"/>
                <w:right w:val="none" w:sz="0" w:space="0" w:color="auto"/>
              </w:divBdr>
              <w:divsChild>
                <w:div w:id="1235045154">
                  <w:marLeft w:val="0"/>
                  <w:marRight w:val="0"/>
                  <w:marTop w:val="0"/>
                  <w:marBottom w:val="0"/>
                  <w:divBdr>
                    <w:top w:val="none" w:sz="0" w:space="0" w:color="auto"/>
                    <w:left w:val="none" w:sz="0" w:space="0" w:color="auto"/>
                    <w:bottom w:val="none" w:sz="0" w:space="0" w:color="auto"/>
                    <w:right w:val="none" w:sz="0" w:space="0" w:color="auto"/>
                  </w:divBdr>
                  <w:divsChild>
                    <w:div w:id="1567033890">
                      <w:marLeft w:val="0"/>
                      <w:marRight w:val="0"/>
                      <w:marTop w:val="0"/>
                      <w:marBottom w:val="0"/>
                      <w:divBdr>
                        <w:top w:val="none" w:sz="0" w:space="0" w:color="auto"/>
                        <w:left w:val="none" w:sz="0" w:space="0" w:color="auto"/>
                        <w:bottom w:val="none" w:sz="0" w:space="0" w:color="auto"/>
                        <w:right w:val="none" w:sz="0" w:space="0" w:color="auto"/>
                      </w:divBdr>
                      <w:divsChild>
                        <w:div w:id="1317949811">
                          <w:marLeft w:val="0"/>
                          <w:marRight w:val="0"/>
                          <w:marTop w:val="0"/>
                          <w:marBottom w:val="0"/>
                          <w:divBdr>
                            <w:top w:val="none" w:sz="0" w:space="0" w:color="auto"/>
                            <w:left w:val="none" w:sz="0" w:space="0" w:color="auto"/>
                            <w:bottom w:val="none" w:sz="0" w:space="0" w:color="auto"/>
                            <w:right w:val="none" w:sz="0" w:space="0" w:color="auto"/>
                          </w:divBdr>
                          <w:divsChild>
                            <w:div w:id="182669503">
                              <w:marLeft w:val="0"/>
                              <w:marRight w:val="0"/>
                              <w:marTop w:val="0"/>
                              <w:marBottom w:val="0"/>
                              <w:divBdr>
                                <w:top w:val="none" w:sz="0" w:space="0" w:color="auto"/>
                                <w:left w:val="none" w:sz="0" w:space="0" w:color="auto"/>
                                <w:bottom w:val="none" w:sz="0" w:space="0" w:color="auto"/>
                                <w:right w:val="none" w:sz="0" w:space="0" w:color="auto"/>
                              </w:divBdr>
                              <w:divsChild>
                                <w:div w:id="8197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13670">
                          <w:marLeft w:val="0"/>
                          <w:marRight w:val="0"/>
                          <w:marTop w:val="0"/>
                          <w:marBottom w:val="0"/>
                          <w:divBdr>
                            <w:top w:val="none" w:sz="0" w:space="0" w:color="auto"/>
                            <w:left w:val="none" w:sz="0" w:space="0" w:color="auto"/>
                            <w:bottom w:val="none" w:sz="0" w:space="0" w:color="auto"/>
                            <w:right w:val="none" w:sz="0" w:space="0" w:color="auto"/>
                          </w:divBdr>
                          <w:divsChild>
                            <w:div w:id="310716514">
                              <w:marLeft w:val="0"/>
                              <w:marRight w:val="0"/>
                              <w:marTop w:val="0"/>
                              <w:marBottom w:val="0"/>
                              <w:divBdr>
                                <w:top w:val="none" w:sz="0" w:space="0" w:color="auto"/>
                                <w:left w:val="none" w:sz="0" w:space="0" w:color="auto"/>
                                <w:bottom w:val="none" w:sz="0" w:space="0" w:color="auto"/>
                                <w:right w:val="none" w:sz="0" w:space="0" w:color="auto"/>
                              </w:divBdr>
                              <w:divsChild>
                                <w:div w:id="2145661602">
                                  <w:marLeft w:val="0"/>
                                  <w:marRight w:val="0"/>
                                  <w:marTop w:val="0"/>
                                  <w:marBottom w:val="0"/>
                                  <w:divBdr>
                                    <w:top w:val="none" w:sz="0" w:space="0" w:color="auto"/>
                                    <w:left w:val="none" w:sz="0" w:space="0" w:color="auto"/>
                                    <w:bottom w:val="none" w:sz="0" w:space="0" w:color="auto"/>
                                    <w:right w:val="none" w:sz="0" w:space="0" w:color="auto"/>
                                  </w:divBdr>
                                  <w:divsChild>
                                    <w:div w:id="1329363448">
                                      <w:marLeft w:val="0"/>
                                      <w:marRight w:val="0"/>
                                      <w:marTop w:val="0"/>
                                      <w:marBottom w:val="0"/>
                                      <w:divBdr>
                                        <w:top w:val="none" w:sz="0" w:space="0" w:color="auto"/>
                                        <w:left w:val="none" w:sz="0" w:space="0" w:color="auto"/>
                                        <w:bottom w:val="none" w:sz="0" w:space="0" w:color="auto"/>
                                        <w:right w:val="none" w:sz="0" w:space="0" w:color="auto"/>
                                      </w:divBdr>
                                    </w:div>
                                    <w:div w:id="1220946082">
                                      <w:marLeft w:val="0"/>
                                      <w:marRight w:val="0"/>
                                      <w:marTop w:val="0"/>
                                      <w:marBottom w:val="0"/>
                                      <w:divBdr>
                                        <w:top w:val="none" w:sz="0" w:space="0" w:color="auto"/>
                                        <w:left w:val="none" w:sz="0" w:space="0" w:color="auto"/>
                                        <w:bottom w:val="none" w:sz="0" w:space="0" w:color="auto"/>
                                        <w:right w:val="none" w:sz="0" w:space="0" w:color="auto"/>
                                      </w:divBdr>
                                    </w:div>
                                    <w:div w:id="338198332">
                                      <w:marLeft w:val="0"/>
                                      <w:marRight w:val="0"/>
                                      <w:marTop w:val="0"/>
                                      <w:marBottom w:val="0"/>
                                      <w:divBdr>
                                        <w:top w:val="none" w:sz="0" w:space="0" w:color="auto"/>
                                        <w:left w:val="none" w:sz="0" w:space="0" w:color="auto"/>
                                        <w:bottom w:val="none" w:sz="0" w:space="0" w:color="auto"/>
                                        <w:right w:val="none" w:sz="0" w:space="0" w:color="auto"/>
                                      </w:divBdr>
                                      <w:divsChild>
                                        <w:div w:id="156232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31899">
          <w:marLeft w:val="0"/>
          <w:marRight w:val="0"/>
          <w:marTop w:val="0"/>
          <w:marBottom w:val="0"/>
          <w:divBdr>
            <w:top w:val="none" w:sz="0" w:space="0" w:color="auto"/>
            <w:left w:val="none" w:sz="0" w:space="0" w:color="auto"/>
            <w:bottom w:val="none" w:sz="0" w:space="0" w:color="auto"/>
            <w:right w:val="none" w:sz="0" w:space="0" w:color="auto"/>
          </w:divBdr>
          <w:divsChild>
            <w:div w:id="1385638344">
              <w:marLeft w:val="0"/>
              <w:marRight w:val="0"/>
              <w:marTop w:val="0"/>
              <w:marBottom w:val="0"/>
              <w:divBdr>
                <w:top w:val="none" w:sz="0" w:space="0" w:color="auto"/>
                <w:left w:val="none" w:sz="0" w:space="0" w:color="auto"/>
                <w:bottom w:val="none" w:sz="0" w:space="0" w:color="auto"/>
                <w:right w:val="none" w:sz="0" w:space="0" w:color="auto"/>
              </w:divBdr>
            </w:div>
          </w:divsChild>
        </w:div>
        <w:div w:id="711610570">
          <w:marLeft w:val="0"/>
          <w:marRight w:val="0"/>
          <w:marTop w:val="0"/>
          <w:marBottom w:val="0"/>
          <w:divBdr>
            <w:top w:val="none" w:sz="0" w:space="0" w:color="auto"/>
            <w:left w:val="none" w:sz="0" w:space="0" w:color="auto"/>
            <w:bottom w:val="none" w:sz="0" w:space="0" w:color="auto"/>
            <w:right w:val="none" w:sz="0" w:space="0" w:color="auto"/>
          </w:divBdr>
          <w:divsChild>
            <w:div w:id="1148860818">
              <w:marLeft w:val="0"/>
              <w:marRight w:val="0"/>
              <w:marTop w:val="0"/>
              <w:marBottom w:val="0"/>
              <w:divBdr>
                <w:top w:val="none" w:sz="0" w:space="0" w:color="auto"/>
                <w:left w:val="none" w:sz="0" w:space="0" w:color="auto"/>
                <w:bottom w:val="none" w:sz="0" w:space="0" w:color="auto"/>
                <w:right w:val="none" w:sz="0" w:space="0" w:color="auto"/>
              </w:divBdr>
              <w:divsChild>
                <w:div w:id="1927034946">
                  <w:marLeft w:val="0"/>
                  <w:marRight w:val="0"/>
                  <w:marTop w:val="0"/>
                  <w:marBottom w:val="0"/>
                  <w:divBdr>
                    <w:top w:val="none" w:sz="0" w:space="0" w:color="auto"/>
                    <w:left w:val="none" w:sz="0" w:space="0" w:color="auto"/>
                    <w:bottom w:val="none" w:sz="0" w:space="0" w:color="auto"/>
                    <w:right w:val="none" w:sz="0" w:space="0" w:color="auto"/>
                  </w:divBdr>
                  <w:divsChild>
                    <w:div w:id="966545488">
                      <w:marLeft w:val="0"/>
                      <w:marRight w:val="0"/>
                      <w:marTop w:val="0"/>
                      <w:marBottom w:val="0"/>
                      <w:divBdr>
                        <w:top w:val="none" w:sz="0" w:space="0" w:color="auto"/>
                        <w:left w:val="none" w:sz="0" w:space="0" w:color="auto"/>
                        <w:bottom w:val="none" w:sz="0" w:space="0" w:color="auto"/>
                        <w:right w:val="none" w:sz="0" w:space="0" w:color="auto"/>
                      </w:divBdr>
                      <w:divsChild>
                        <w:div w:id="175117922">
                          <w:marLeft w:val="0"/>
                          <w:marRight w:val="0"/>
                          <w:marTop w:val="0"/>
                          <w:marBottom w:val="0"/>
                          <w:divBdr>
                            <w:top w:val="none" w:sz="0" w:space="0" w:color="auto"/>
                            <w:left w:val="none" w:sz="0" w:space="0" w:color="auto"/>
                            <w:bottom w:val="none" w:sz="0" w:space="0" w:color="auto"/>
                            <w:right w:val="none" w:sz="0" w:space="0" w:color="auto"/>
                          </w:divBdr>
                        </w:div>
                      </w:divsChild>
                    </w:div>
                    <w:div w:id="1104419071">
                      <w:marLeft w:val="0"/>
                      <w:marRight w:val="0"/>
                      <w:marTop w:val="0"/>
                      <w:marBottom w:val="0"/>
                      <w:divBdr>
                        <w:top w:val="none" w:sz="0" w:space="0" w:color="auto"/>
                        <w:left w:val="none" w:sz="0" w:space="0" w:color="auto"/>
                        <w:bottom w:val="none" w:sz="0" w:space="0" w:color="auto"/>
                        <w:right w:val="none" w:sz="0" w:space="0" w:color="auto"/>
                      </w:divBdr>
                      <w:divsChild>
                        <w:div w:id="1074860996">
                          <w:marLeft w:val="0"/>
                          <w:marRight w:val="0"/>
                          <w:marTop w:val="0"/>
                          <w:marBottom w:val="0"/>
                          <w:divBdr>
                            <w:top w:val="none" w:sz="0" w:space="0" w:color="auto"/>
                            <w:left w:val="none" w:sz="0" w:space="0" w:color="auto"/>
                            <w:bottom w:val="none" w:sz="0" w:space="0" w:color="auto"/>
                            <w:right w:val="none" w:sz="0" w:space="0" w:color="auto"/>
                          </w:divBdr>
                        </w:div>
                      </w:divsChild>
                    </w:div>
                    <w:div w:id="1397390614">
                      <w:marLeft w:val="0"/>
                      <w:marRight w:val="0"/>
                      <w:marTop w:val="0"/>
                      <w:marBottom w:val="0"/>
                      <w:divBdr>
                        <w:top w:val="none" w:sz="0" w:space="0" w:color="auto"/>
                        <w:left w:val="none" w:sz="0" w:space="0" w:color="auto"/>
                        <w:bottom w:val="none" w:sz="0" w:space="0" w:color="auto"/>
                        <w:right w:val="none" w:sz="0" w:space="0" w:color="auto"/>
                      </w:divBdr>
                      <w:divsChild>
                        <w:div w:id="235632063">
                          <w:marLeft w:val="0"/>
                          <w:marRight w:val="0"/>
                          <w:marTop w:val="0"/>
                          <w:marBottom w:val="0"/>
                          <w:divBdr>
                            <w:top w:val="none" w:sz="0" w:space="0" w:color="auto"/>
                            <w:left w:val="none" w:sz="0" w:space="0" w:color="auto"/>
                            <w:bottom w:val="none" w:sz="0" w:space="0" w:color="auto"/>
                            <w:right w:val="none" w:sz="0" w:space="0" w:color="auto"/>
                          </w:divBdr>
                        </w:div>
                      </w:divsChild>
                    </w:div>
                    <w:div w:id="1808474294">
                      <w:marLeft w:val="0"/>
                      <w:marRight w:val="0"/>
                      <w:marTop w:val="0"/>
                      <w:marBottom w:val="0"/>
                      <w:divBdr>
                        <w:top w:val="none" w:sz="0" w:space="0" w:color="auto"/>
                        <w:left w:val="none" w:sz="0" w:space="0" w:color="auto"/>
                        <w:bottom w:val="none" w:sz="0" w:space="0" w:color="auto"/>
                        <w:right w:val="none" w:sz="0" w:space="0" w:color="auto"/>
                      </w:divBdr>
                      <w:divsChild>
                        <w:div w:id="178337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743620">
          <w:marLeft w:val="0"/>
          <w:marRight w:val="0"/>
          <w:marTop w:val="0"/>
          <w:marBottom w:val="0"/>
          <w:divBdr>
            <w:top w:val="none" w:sz="0" w:space="0" w:color="auto"/>
            <w:left w:val="none" w:sz="0" w:space="0" w:color="auto"/>
            <w:bottom w:val="none" w:sz="0" w:space="0" w:color="auto"/>
            <w:right w:val="none" w:sz="0" w:space="0" w:color="auto"/>
          </w:divBdr>
          <w:divsChild>
            <w:div w:id="188221675">
              <w:marLeft w:val="0"/>
              <w:marRight w:val="0"/>
              <w:marTop w:val="0"/>
              <w:marBottom w:val="0"/>
              <w:divBdr>
                <w:top w:val="none" w:sz="0" w:space="0" w:color="auto"/>
                <w:left w:val="none" w:sz="0" w:space="0" w:color="auto"/>
                <w:bottom w:val="none" w:sz="0" w:space="0" w:color="auto"/>
                <w:right w:val="none" w:sz="0" w:space="0" w:color="auto"/>
              </w:divBdr>
              <w:divsChild>
                <w:div w:id="980504271">
                  <w:marLeft w:val="0"/>
                  <w:marRight w:val="0"/>
                  <w:marTop w:val="0"/>
                  <w:marBottom w:val="0"/>
                  <w:divBdr>
                    <w:top w:val="none" w:sz="0" w:space="0" w:color="auto"/>
                    <w:left w:val="none" w:sz="0" w:space="0" w:color="auto"/>
                    <w:bottom w:val="none" w:sz="0" w:space="0" w:color="auto"/>
                    <w:right w:val="none" w:sz="0" w:space="0" w:color="auto"/>
                  </w:divBdr>
                  <w:divsChild>
                    <w:div w:id="59405685">
                      <w:marLeft w:val="0"/>
                      <w:marRight w:val="0"/>
                      <w:marTop w:val="0"/>
                      <w:marBottom w:val="0"/>
                      <w:divBdr>
                        <w:top w:val="none" w:sz="0" w:space="0" w:color="auto"/>
                        <w:left w:val="none" w:sz="0" w:space="0" w:color="auto"/>
                        <w:bottom w:val="none" w:sz="0" w:space="0" w:color="auto"/>
                        <w:right w:val="none" w:sz="0" w:space="0" w:color="auto"/>
                      </w:divBdr>
                    </w:div>
                    <w:div w:id="9284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056771">
          <w:marLeft w:val="0"/>
          <w:marRight w:val="0"/>
          <w:marTop w:val="0"/>
          <w:marBottom w:val="0"/>
          <w:divBdr>
            <w:top w:val="none" w:sz="0" w:space="0" w:color="auto"/>
            <w:left w:val="none" w:sz="0" w:space="0" w:color="auto"/>
            <w:bottom w:val="none" w:sz="0" w:space="0" w:color="auto"/>
            <w:right w:val="none" w:sz="0" w:space="0" w:color="auto"/>
          </w:divBdr>
          <w:divsChild>
            <w:div w:id="1094788441">
              <w:marLeft w:val="0"/>
              <w:marRight w:val="0"/>
              <w:marTop w:val="0"/>
              <w:marBottom w:val="0"/>
              <w:divBdr>
                <w:top w:val="none" w:sz="0" w:space="0" w:color="auto"/>
                <w:left w:val="none" w:sz="0" w:space="0" w:color="auto"/>
                <w:bottom w:val="none" w:sz="0" w:space="0" w:color="auto"/>
                <w:right w:val="none" w:sz="0" w:space="0" w:color="auto"/>
              </w:divBdr>
              <w:divsChild>
                <w:div w:id="486944876">
                  <w:marLeft w:val="0"/>
                  <w:marRight w:val="0"/>
                  <w:marTop w:val="0"/>
                  <w:marBottom w:val="0"/>
                  <w:divBdr>
                    <w:top w:val="none" w:sz="0" w:space="0" w:color="auto"/>
                    <w:left w:val="none" w:sz="0" w:space="0" w:color="auto"/>
                    <w:bottom w:val="none" w:sz="0" w:space="0" w:color="auto"/>
                    <w:right w:val="none" w:sz="0" w:space="0" w:color="auto"/>
                  </w:divBdr>
                  <w:divsChild>
                    <w:div w:id="37513971">
                      <w:marLeft w:val="0"/>
                      <w:marRight w:val="0"/>
                      <w:marTop w:val="0"/>
                      <w:marBottom w:val="0"/>
                      <w:divBdr>
                        <w:top w:val="none" w:sz="0" w:space="0" w:color="auto"/>
                        <w:left w:val="none" w:sz="0" w:space="0" w:color="auto"/>
                        <w:bottom w:val="none" w:sz="0" w:space="0" w:color="auto"/>
                        <w:right w:val="none" w:sz="0" w:space="0" w:color="auto"/>
                      </w:divBdr>
                      <w:divsChild>
                        <w:div w:id="1481000137">
                          <w:marLeft w:val="0"/>
                          <w:marRight w:val="0"/>
                          <w:marTop w:val="0"/>
                          <w:marBottom w:val="0"/>
                          <w:divBdr>
                            <w:top w:val="none" w:sz="0" w:space="0" w:color="auto"/>
                            <w:left w:val="none" w:sz="0" w:space="0" w:color="auto"/>
                            <w:bottom w:val="none" w:sz="0" w:space="0" w:color="auto"/>
                            <w:right w:val="none" w:sz="0" w:space="0" w:color="auto"/>
                          </w:divBdr>
                          <w:divsChild>
                            <w:div w:id="1446998226">
                              <w:marLeft w:val="0"/>
                              <w:marRight w:val="0"/>
                              <w:marTop w:val="0"/>
                              <w:marBottom w:val="0"/>
                              <w:divBdr>
                                <w:top w:val="none" w:sz="0" w:space="0" w:color="auto"/>
                                <w:left w:val="none" w:sz="0" w:space="0" w:color="auto"/>
                                <w:bottom w:val="none" w:sz="0" w:space="0" w:color="auto"/>
                                <w:right w:val="none" w:sz="0" w:space="0" w:color="auto"/>
                              </w:divBdr>
                              <w:divsChild>
                                <w:div w:id="1184242579">
                                  <w:marLeft w:val="0"/>
                                  <w:marRight w:val="0"/>
                                  <w:marTop w:val="0"/>
                                  <w:marBottom w:val="0"/>
                                  <w:divBdr>
                                    <w:top w:val="none" w:sz="0" w:space="0" w:color="auto"/>
                                    <w:left w:val="none" w:sz="0" w:space="0" w:color="auto"/>
                                    <w:bottom w:val="none" w:sz="0" w:space="0" w:color="auto"/>
                                    <w:right w:val="none" w:sz="0" w:space="0" w:color="auto"/>
                                  </w:divBdr>
                                  <w:divsChild>
                                    <w:div w:id="23754622">
                                      <w:marLeft w:val="0"/>
                                      <w:marRight w:val="0"/>
                                      <w:marTop w:val="0"/>
                                      <w:marBottom w:val="0"/>
                                      <w:divBdr>
                                        <w:top w:val="none" w:sz="0" w:space="0" w:color="auto"/>
                                        <w:left w:val="none" w:sz="0" w:space="0" w:color="auto"/>
                                        <w:bottom w:val="none" w:sz="0" w:space="0" w:color="auto"/>
                                        <w:right w:val="none" w:sz="0" w:space="0" w:color="auto"/>
                                      </w:divBdr>
                                      <w:divsChild>
                                        <w:div w:id="1784760071">
                                          <w:marLeft w:val="0"/>
                                          <w:marRight w:val="0"/>
                                          <w:marTop w:val="0"/>
                                          <w:marBottom w:val="0"/>
                                          <w:divBdr>
                                            <w:top w:val="none" w:sz="0" w:space="0" w:color="auto"/>
                                            <w:left w:val="none" w:sz="0" w:space="0" w:color="auto"/>
                                            <w:bottom w:val="none" w:sz="0" w:space="0" w:color="auto"/>
                                            <w:right w:val="none" w:sz="0" w:space="0" w:color="auto"/>
                                          </w:divBdr>
                                          <w:divsChild>
                                            <w:div w:id="450444875">
                                              <w:marLeft w:val="0"/>
                                              <w:marRight w:val="0"/>
                                              <w:marTop w:val="0"/>
                                              <w:marBottom w:val="0"/>
                                              <w:divBdr>
                                                <w:top w:val="none" w:sz="0" w:space="0" w:color="auto"/>
                                                <w:left w:val="none" w:sz="0" w:space="0" w:color="auto"/>
                                                <w:bottom w:val="none" w:sz="0" w:space="0" w:color="auto"/>
                                                <w:right w:val="none" w:sz="0" w:space="0" w:color="auto"/>
                                              </w:divBdr>
                                              <w:divsChild>
                                                <w:div w:id="827283569">
                                                  <w:marLeft w:val="0"/>
                                                  <w:marRight w:val="0"/>
                                                  <w:marTop w:val="0"/>
                                                  <w:marBottom w:val="0"/>
                                                  <w:divBdr>
                                                    <w:top w:val="none" w:sz="0" w:space="0" w:color="auto"/>
                                                    <w:left w:val="none" w:sz="0" w:space="0" w:color="auto"/>
                                                    <w:bottom w:val="none" w:sz="0" w:space="0" w:color="auto"/>
                                                    <w:right w:val="none" w:sz="0" w:space="0" w:color="auto"/>
                                                  </w:divBdr>
                                                  <w:divsChild>
                                                    <w:div w:id="308021810">
                                                      <w:marLeft w:val="0"/>
                                                      <w:marRight w:val="0"/>
                                                      <w:marTop w:val="0"/>
                                                      <w:marBottom w:val="0"/>
                                                      <w:divBdr>
                                                        <w:top w:val="none" w:sz="0" w:space="0" w:color="auto"/>
                                                        <w:left w:val="none" w:sz="0" w:space="0" w:color="auto"/>
                                                        <w:bottom w:val="none" w:sz="0" w:space="0" w:color="auto"/>
                                                        <w:right w:val="none" w:sz="0" w:space="0" w:color="auto"/>
                                                      </w:divBdr>
                                                      <w:divsChild>
                                                        <w:div w:id="162025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9963">
                                                  <w:marLeft w:val="0"/>
                                                  <w:marRight w:val="0"/>
                                                  <w:marTop w:val="0"/>
                                                  <w:marBottom w:val="0"/>
                                                  <w:divBdr>
                                                    <w:top w:val="none" w:sz="0" w:space="0" w:color="auto"/>
                                                    <w:left w:val="none" w:sz="0" w:space="0" w:color="auto"/>
                                                    <w:bottom w:val="none" w:sz="0" w:space="0" w:color="auto"/>
                                                    <w:right w:val="none" w:sz="0" w:space="0" w:color="auto"/>
                                                  </w:divBdr>
                                                  <w:divsChild>
                                                    <w:div w:id="23139420">
                                                      <w:marLeft w:val="0"/>
                                                      <w:marRight w:val="0"/>
                                                      <w:marTop w:val="0"/>
                                                      <w:marBottom w:val="0"/>
                                                      <w:divBdr>
                                                        <w:top w:val="none" w:sz="0" w:space="0" w:color="auto"/>
                                                        <w:left w:val="none" w:sz="0" w:space="0" w:color="auto"/>
                                                        <w:bottom w:val="none" w:sz="0" w:space="0" w:color="auto"/>
                                                        <w:right w:val="none" w:sz="0" w:space="0" w:color="auto"/>
                                                      </w:divBdr>
                                                      <w:divsChild>
                                                        <w:div w:id="1705248685">
                                                          <w:marLeft w:val="0"/>
                                                          <w:marRight w:val="0"/>
                                                          <w:marTop w:val="0"/>
                                                          <w:marBottom w:val="0"/>
                                                          <w:divBdr>
                                                            <w:top w:val="none" w:sz="0" w:space="0" w:color="auto"/>
                                                            <w:left w:val="none" w:sz="0" w:space="0" w:color="auto"/>
                                                            <w:bottom w:val="none" w:sz="0" w:space="0" w:color="auto"/>
                                                            <w:right w:val="none" w:sz="0" w:space="0" w:color="auto"/>
                                                          </w:divBdr>
                                                          <w:divsChild>
                                                            <w:div w:id="167907071">
                                                              <w:marLeft w:val="0"/>
                                                              <w:marRight w:val="0"/>
                                                              <w:marTop w:val="0"/>
                                                              <w:marBottom w:val="0"/>
                                                              <w:divBdr>
                                                                <w:top w:val="none" w:sz="0" w:space="0" w:color="auto"/>
                                                                <w:left w:val="none" w:sz="0" w:space="0" w:color="auto"/>
                                                                <w:bottom w:val="none" w:sz="0" w:space="0" w:color="auto"/>
                                                                <w:right w:val="none" w:sz="0" w:space="0" w:color="auto"/>
                                                              </w:divBdr>
                                                            </w:div>
                                                            <w:div w:id="1313874158">
                                                              <w:marLeft w:val="0"/>
                                                              <w:marRight w:val="0"/>
                                                              <w:marTop w:val="0"/>
                                                              <w:marBottom w:val="0"/>
                                                              <w:divBdr>
                                                                <w:top w:val="none" w:sz="0" w:space="0" w:color="auto"/>
                                                                <w:left w:val="none" w:sz="0" w:space="0" w:color="auto"/>
                                                                <w:bottom w:val="none" w:sz="0" w:space="0" w:color="auto"/>
                                                                <w:right w:val="none" w:sz="0" w:space="0" w:color="auto"/>
                                                              </w:divBdr>
                                                            </w:div>
                                                            <w:div w:id="1033187146">
                                                              <w:marLeft w:val="0"/>
                                                              <w:marRight w:val="0"/>
                                                              <w:marTop w:val="0"/>
                                                              <w:marBottom w:val="0"/>
                                                              <w:divBdr>
                                                                <w:top w:val="none" w:sz="0" w:space="0" w:color="auto"/>
                                                                <w:left w:val="none" w:sz="0" w:space="0" w:color="auto"/>
                                                                <w:bottom w:val="none" w:sz="0" w:space="0" w:color="auto"/>
                                                                <w:right w:val="none" w:sz="0" w:space="0" w:color="auto"/>
                                                              </w:divBdr>
                                                              <w:divsChild>
                                                                <w:div w:id="139234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2870958">
          <w:marLeft w:val="0"/>
          <w:marRight w:val="0"/>
          <w:marTop w:val="0"/>
          <w:marBottom w:val="0"/>
          <w:divBdr>
            <w:top w:val="none" w:sz="0" w:space="0" w:color="auto"/>
            <w:left w:val="none" w:sz="0" w:space="0" w:color="auto"/>
            <w:bottom w:val="none" w:sz="0" w:space="0" w:color="auto"/>
            <w:right w:val="none" w:sz="0" w:space="0" w:color="auto"/>
          </w:divBdr>
          <w:divsChild>
            <w:div w:id="903487139">
              <w:marLeft w:val="0"/>
              <w:marRight w:val="0"/>
              <w:marTop w:val="0"/>
              <w:marBottom w:val="0"/>
              <w:divBdr>
                <w:top w:val="none" w:sz="0" w:space="0" w:color="auto"/>
                <w:left w:val="none" w:sz="0" w:space="0" w:color="auto"/>
                <w:bottom w:val="none" w:sz="0" w:space="0" w:color="auto"/>
                <w:right w:val="none" w:sz="0" w:space="0" w:color="auto"/>
              </w:divBdr>
            </w:div>
          </w:divsChild>
        </w:div>
        <w:div w:id="1487167819">
          <w:marLeft w:val="0"/>
          <w:marRight w:val="0"/>
          <w:marTop w:val="0"/>
          <w:marBottom w:val="0"/>
          <w:divBdr>
            <w:top w:val="none" w:sz="0" w:space="0" w:color="auto"/>
            <w:left w:val="none" w:sz="0" w:space="0" w:color="auto"/>
            <w:bottom w:val="none" w:sz="0" w:space="0" w:color="auto"/>
            <w:right w:val="none" w:sz="0" w:space="0" w:color="auto"/>
          </w:divBdr>
        </w:div>
        <w:div w:id="1684089040">
          <w:marLeft w:val="0"/>
          <w:marRight w:val="0"/>
          <w:marTop w:val="0"/>
          <w:marBottom w:val="0"/>
          <w:divBdr>
            <w:top w:val="none" w:sz="0" w:space="0" w:color="auto"/>
            <w:left w:val="none" w:sz="0" w:space="0" w:color="auto"/>
            <w:bottom w:val="none" w:sz="0" w:space="0" w:color="auto"/>
            <w:right w:val="none" w:sz="0" w:space="0" w:color="auto"/>
          </w:divBdr>
          <w:divsChild>
            <w:div w:id="811211727">
              <w:marLeft w:val="0"/>
              <w:marRight w:val="0"/>
              <w:marTop w:val="0"/>
              <w:marBottom w:val="0"/>
              <w:divBdr>
                <w:top w:val="none" w:sz="0" w:space="0" w:color="auto"/>
                <w:left w:val="none" w:sz="0" w:space="0" w:color="auto"/>
                <w:bottom w:val="none" w:sz="0" w:space="0" w:color="auto"/>
                <w:right w:val="none" w:sz="0" w:space="0" w:color="auto"/>
              </w:divBdr>
            </w:div>
          </w:divsChild>
        </w:div>
        <w:div w:id="1200048339">
          <w:marLeft w:val="0"/>
          <w:marRight w:val="0"/>
          <w:marTop w:val="0"/>
          <w:marBottom w:val="0"/>
          <w:divBdr>
            <w:top w:val="none" w:sz="0" w:space="0" w:color="auto"/>
            <w:left w:val="none" w:sz="0" w:space="0" w:color="auto"/>
            <w:bottom w:val="none" w:sz="0" w:space="0" w:color="auto"/>
            <w:right w:val="none" w:sz="0" w:space="0" w:color="auto"/>
          </w:divBdr>
          <w:divsChild>
            <w:div w:id="1204827565">
              <w:marLeft w:val="0"/>
              <w:marRight w:val="0"/>
              <w:marTop w:val="0"/>
              <w:marBottom w:val="0"/>
              <w:divBdr>
                <w:top w:val="none" w:sz="0" w:space="0" w:color="auto"/>
                <w:left w:val="none" w:sz="0" w:space="0" w:color="auto"/>
                <w:bottom w:val="none" w:sz="0" w:space="0" w:color="auto"/>
                <w:right w:val="none" w:sz="0" w:space="0" w:color="auto"/>
              </w:divBdr>
              <w:divsChild>
                <w:div w:id="247732991">
                  <w:marLeft w:val="0"/>
                  <w:marRight w:val="0"/>
                  <w:marTop w:val="0"/>
                  <w:marBottom w:val="0"/>
                  <w:divBdr>
                    <w:top w:val="none" w:sz="0" w:space="0" w:color="auto"/>
                    <w:left w:val="none" w:sz="0" w:space="0" w:color="auto"/>
                    <w:bottom w:val="none" w:sz="0" w:space="0" w:color="auto"/>
                    <w:right w:val="none" w:sz="0" w:space="0" w:color="auto"/>
                  </w:divBdr>
                  <w:divsChild>
                    <w:div w:id="475951983">
                      <w:marLeft w:val="0"/>
                      <w:marRight w:val="0"/>
                      <w:marTop w:val="0"/>
                      <w:marBottom w:val="0"/>
                      <w:divBdr>
                        <w:top w:val="none" w:sz="0" w:space="0" w:color="auto"/>
                        <w:left w:val="none" w:sz="0" w:space="0" w:color="auto"/>
                        <w:bottom w:val="none" w:sz="0" w:space="0" w:color="auto"/>
                        <w:right w:val="none" w:sz="0" w:space="0" w:color="auto"/>
                      </w:divBdr>
                      <w:divsChild>
                        <w:div w:id="911767958">
                          <w:marLeft w:val="0"/>
                          <w:marRight w:val="0"/>
                          <w:marTop w:val="0"/>
                          <w:marBottom w:val="0"/>
                          <w:divBdr>
                            <w:top w:val="none" w:sz="0" w:space="0" w:color="auto"/>
                            <w:left w:val="none" w:sz="0" w:space="0" w:color="auto"/>
                            <w:bottom w:val="none" w:sz="0" w:space="0" w:color="auto"/>
                            <w:right w:val="none" w:sz="0" w:space="0" w:color="auto"/>
                          </w:divBdr>
                          <w:divsChild>
                            <w:div w:id="472253261">
                              <w:marLeft w:val="0"/>
                              <w:marRight w:val="0"/>
                              <w:marTop w:val="0"/>
                              <w:marBottom w:val="0"/>
                              <w:divBdr>
                                <w:top w:val="none" w:sz="0" w:space="0" w:color="auto"/>
                                <w:left w:val="none" w:sz="0" w:space="0" w:color="auto"/>
                                <w:bottom w:val="none" w:sz="0" w:space="0" w:color="auto"/>
                                <w:right w:val="none" w:sz="0" w:space="0" w:color="auto"/>
                              </w:divBdr>
                              <w:divsChild>
                                <w:div w:id="206725484">
                                  <w:marLeft w:val="0"/>
                                  <w:marRight w:val="0"/>
                                  <w:marTop w:val="0"/>
                                  <w:marBottom w:val="0"/>
                                  <w:divBdr>
                                    <w:top w:val="none" w:sz="0" w:space="0" w:color="auto"/>
                                    <w:left w:val="none" w:sz="0" w:space="0" w:color="auto"/>
                                    <w:bottom w:val="none" w:sz="0" w:space="0" w:color="auto"/>
                                    <w:right w:val="none" w:sz="0" w:space="0" w:color="auto"/>
                                  </w:divBdr>
                                  <w:divsChild>
                                    <w:div w:id="1604219680">
                                      <w:marLeft w:val="0"/>
                                      <w:marRight w:val="0"/>
                                      <w:marTop w:val="0"/>
                                      <w:marBottom w:val="0"/>
                                      <w:divBdr>
                                        <w:top w:val="none" w:sz="0" w:space="0" w:color="auto"/>
                                        <w:left w:val="none" w:sz="0" w:space="0" w:color="auto"/>
                                        <w:bottom w:val="none" w:sz="0" w:space="0" w:color="auto"/>
                                        <w:right w:val="none" w:sz="0" w:space="0" w:color="auto"/>
                                      </w:divBdr>
                                      <w:divsChild>
                                        <w:div w:id="199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0551402">
          <w:marLeft w:val="0"/>
          <w:marRight w:val="0"/>
          <w:marTop w:val="0"/>
          <w:marBottom w:val="0"/>
          <w:divBdr>
            <w:top w:val="none" w:sz="0" w:space="0" w:color="auto"/>
            <w:left w:val="none" w:sz="0" w:space="0" w:color="auto"/>
            <w:bottom w:val="none" w:sz="0" w:space="0" w:color="auto"/>
            <w:right w:val="none" w:sz="0" w:space="0" w:color="auto"/>
          </w:divBdr>
          <w:divsChild>
            <w:div w:id="1011295119">
              <w:marLeft w:val="0"/>
              <w:marRight w:val="0"/>
              <w:marTop w:val="0"/>
              <w:marBottom w:val="0"/>
              <w:divBdr>
                <w:top w:val="none" w:sz="0" w:space="0" w:color="auto"/>
                <w:left w:val="none" w:sz="0" w:space="0" w:color="auto"/>
                <w:bottom w:val="none" w:sz="0" w:space="0" w:color="auto"/>
                <w:right w:val="none" w:sz="0" w:space="0" w:color="auto"/>
              </w:divBdr>
              <w:divsChild>
                <w:div w:id="1079407335">
                  <w:marLeft w:val="0"/>
                  <w:marRight w:val="0"/>
                  <w:marTop w:val="0"/>
                  <w:marBottom w:val="0"/>
                  <w:divBdr>
                    <w:top w:val="none" w:sz="0" w:space="0" w:color="auto"/>
                    <w:left w:val="none" w:sz="0" w:space="0" w:color="auto"/>
                    <w:bottom w:val="none" w:sz="0" w:space="0" w:color="auto"/>
                    <w:right w:val="none" w:sz="0" w:space="0" w:color="auto"/>
                  </w:divBdr>
                  <w:divsChild>
                    <w:div w:id="2124032702">
                      <w:marLeft w:val="0"/>
                      <w:marRight w:val="0"/>
                      <w:marTop w:val="0"/>
                      <w:marBottom w:val="0"/>
                      <w:divBdr>
                        <w:top w:val="none" w:sz="0" w:space="0" w:color="auto"/>
                        <w:left w:val="none" w:sz="0" w:space="0" w:color="auto"/>
                        <w:bottom w:val="none" w:sz="0" w:space="0" w:color="auto"/>
                        <w:right w:val="none" w:sz="0" w:space="0" w:color="auto"/>
                      </w:divBdr>
                      <w:divsChild>
                        <w:div w:id="1967662311">
                          <w:marLeft w:val="0"/>
                          <w:marRight w:val="0"/>
                          <w:marTop w:val="0"/>
                          <w:marBottom w:val="0"/>
                          <w:divBdr>
                            <w:top w:val="none" w:sz="0" w:space="0" w:color="auto"/>
                            <w:left w:val="none" w:sz="0" w:space="0" w:color="auto"/>
                            <w:bottom w:val="none" w:sz="0" w:space="0" w:color="auto"/>
                            <w:right w:val="none" w:sz="0" w:space="0" w:color="auto"/>
                          </w:divBdr>
                          <w:divsChild>
                            <w:div w:id="678577397">
                              <w:marLeft w:val="0"/>
                              <w:marRight w:val="0"/>
                              <w:marTop w:val="0"/>
                              <w:marBottom w:val="0"/>
                              <w:divBdr>
                                <w:top w:val="none" w:sz="0" w:space="0" w:color="auto"/>
                                <w:left w:val="none" w:sz="0" w:space="0" w:color="auto"/>
                                <w:bottom w:val="none" w:sz="0" w:space="0" w:color="auto"/>
                                <w:right w:val="none" w:sz="0" w:space="0" w:color="auto"/>
                              </w:divBdr>
                              <w:divsChild>
                                <w:div w:id="16550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4048">
                          <w:marLeft w:val="0"/>
                          <w:marRight w:val="0"/>
                          <w:marTop w:val="0"/>
                          <w:marBottom w:val="0"/>
                          <w:divBdr>
                            <w:top w:val="none" w:sz="0" w:space="0" w:color="auto"/>
                            <w:left w:val="none" w:sz="0" w:space="0" w:color="auto"/>
                            <w:bottom w:val="none" w:sz="0" w:space="0" w:color="auto"/>
                            <w:right w:val="none" w:sz="0" w:space="0" w:color="auto"/>
                          </w:divBdr>
                          <w:divsChild>
                            <w:div w:id="942108163">
                              <w:marLeft w:val="0"/>
                              <w:marRight w:val="0"/>
                              <w:marTop w:val="0"/>
                              <w:marBottom w:val="0"/>
                              <w:divBdr>
                                <w:top w:val="none" w:sz="0" w:space="0" w:color="auto"/>
                                <w:left w:val="none" w:sz="0" w:space="0" w:color="auto"/>
                                <w:bottom w:val="none" w:sz="0" w:space="0" w:color="auto"/>
                                <w:right w:val="none" w:sz="0" w:space="0" w:color="auto"/>
                              </w:divBdr>
                              <w:divsChild>
                                <w:div w:id="2022394526">
                                  <w:marLeft w:val="0"/>
                                  <w:marRight w:val="0"/>
                                  <w:marTop w:val="0"/>
                                  <w:marBottom w:val="0"/>
                                  <w:divBdr>
                                    <w:top w:val="none" w:sz="0" w:space="0" w:color="auto"/>
                                    <w:left w:val="none" w:sz="0" w:space="0" w:color="auto"/>
                                    <w:bottom w:val="none" w:sz="0" w:space="0" w:color="auto"/>
                                    <w:right w:val="none" w:sz="0" w:space="0" w:color="auto"/>
                                  </w:divBdr>
                                  <w:divsChild>
                                    <w:div w:id="1188955109">
                                      <w:marLeft w:val="0"/>
                                      <w:marRight w:val="0"/>
                                      <w:marTop w:val="0"/>
                                      <w:marBottom w:val="0"/>
                                      <w:divBdr>
                                        <w:top w:val="none" w:sz="0" w:space="0" w:color="auto"/>
                                        <w:left w:val="none" w:sz="0" w:space="0" w:color="auto"/>
                                        <w:bottom w:val="none" w:sz="0" w:space="0" w:color="auto"/>
                                        <w:right w:val="none" w:sz="0" w:space="0" w:color="auto"/>
                                      </w:divBdr>
                                    </w:div>
                                    <w:div w:id="1834561862">
                                      <w:marLeft w:val="0"/>
                                      <w:marRight w:val="0"/>
                                      <w:marTop w:val="0"/>
                                      <w:marBottom w:val="0"/>
                                      <w:divBdr>
                                        <w:top w:val="none" w:sz="0" w:space="0" w:color="auto"/>
                                        <w:left w:val="none" w:sz="0" w:space="0" w:color="auto"/>
                                        <w:bottom w:val="none" w:sz="0" w:space="0" w:color="auto"/>
                                        <w:right w:val="none" w:sz="0" w:space="0" w:color="auto"/>
                                      </w:divBdr>
                                    </w:div>
                                    <w:div w:id="624655314">
                                      <w:marLeft w:val="0"/>
                                      <w:marRight w:val="0"/>
                                      <w:marTop w:val="0"/>
                                      <w:marBottom w:val="0"/>
                                      <w:divBdr>
                                        <w:top w:val="none" w:sz="0" w:space="0" w:color="auto"/>
                                        <w:left w:val="none" w:sz="0" w:space="0" w:color="auto"/>
                                        <w:bottom w:val="none" w:sz="0" w:space="0" w:color="auto"/>
                                        <w:right w:val="none" w:sz="0" w:space="0" w:color="auto"/>
                                      </w:divBdr>
                                      <w:divsChild>
                                        <w:div w:id="17455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784497">
          <w:marLeft w:val="0"/>
          <w:marRight w:val="0"/>
          <w:marTop w:val="0"/>
          <w:marBottom w:val="0"/>
          <w:divBdr>
            <w:top w:val="none" w:sz="0" w:space="0" w:color="auto"/>
            <w:left w:val="none" w:sz="0" w:space="0" w:color="auto"/>
            <w:bottom w:val="none" w:sz="0" w:space="0" w:color="auto"/>
            <w:right w:val="none" w:sz="0" w:space="0" w:color="auto"/>
          </w:divBdr>
          <w:divsChild>
            <w:div w:id="213536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628">
      <w:bodyDiv w:val="1"/>
      <w:marLeft w:val="0"/>
      <w:marRight w:val="0"/>
      <w:marTop w:val="0"/>
      <w:marBottom w:val="0"/>
      <w:divBdr>
        <w:top w:val="none" w:sz="0" w:space="0" w:color="auto"/>
        <w:left w:val="none" w:sz="0" w:space="0" w:color="auto"/>
        <w:bottom w:val="none" w:sz="0" w:space="0" w:color="auto"/>
        <w:right w:val="none" w:sz="0" w:space="0" w:color="auto"/>
      </w:divBdr>
    </w:div>
    <w:div w:id="106505081">
      <w:bodyDiv w:val="1"/>
      <w:marLeft w:val="0"/>
      <w:marRight w:val="0"/>
      <w:marTop w:val="0"/>
      <w:marBottom w:val="0"/>
      <w:divBdr>
        <w:top w:val="none" w:sz="0" w:space="0" w:color="auto"/>
        <w:left w:val="none" w:sz="0" w:space="0" w:color="auto"/>
        <w:bottom w:val="none" w:sz="0" w:space="0" w:color="auto"/>
        <w:right w:val="none" w:sz="0" w:space="0" w:color="auto"/>
      </w:divBdr>
      <w:divsChild>
        <w:div w:id="1474566634">
          <w:marLeft w:val="0"/>
          <w:marRight w:val="0"/>
          <w:marTop w:val="0"/>
          <w:marBottom w:val="0"/>
          <w:divBdr>
            <w:top w:val="none" w:sz="0" w:space="0" w:color="auto"/>
            <w:left w:val="none" w:sz="0" w:space="0" w:color="auto"/>
            <w:bottom w:val="none" w:sz="0" w:space="0" w:color="auto"/>
            <w:right w:val="none" w:sz="0" w:space="0" w:color="auto"/>
          </w:divBdr>
          <w:divsChild>
            <w:div w:id="450444525">
              <w:marLeft w:val="0"/>
              <w:marRight w:val="0"/>
              <w:marTop w:val="0"/>
              <w:marBottom w:val="0"/>
              <w:divBdr>
                <w:top w:val="none" w:sz="0" w:space="0" w:color="auto"/>
                <w:left w:val="none" w:sz="0" w:space="0" w:color="auto"/>
                <w:bottom w:val="none" w:sz="0" w:space="0" w:color="auto"/>
                <w:right w:val="none" w:sz="0" w:space="0" w:color="auto"/>
              </w:divBdr>
              <w:divsChild>
                <w:div w:id="85900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313">
          <w:marLeft w:val="0"/>
          <w:marRight w:val="0"/>
          <w:marTop w:val="0"/>
          <w:marBottom w:val="0"/>
          <w:divBdr>
            <w:top w:val="none" w:sz="0" w:space="0" w:color="auto"/>
            <w:left w:val="none" w:sz="0" w:space="0" w:color="auto"/>
            <w:bottom w:val="none" w:sz="0" w:space="0" w:color="auto"/>
            <w:right w:val="none" w:sz="0" w:space="0" w:color="auto"/>
          </w:divBdr>
          <w:divsChild>
            <w:div w:id="697239466">
              <w:marLeft w:val="0"/>
              <w:marRight w:val="0"/>
              <w:marTop w:val="0"/>
              <w:marBottom w:val="0"/>
              <w:divBdr>
                <w:top w:val="none" w:sz="0" w:space="0" w:color="auto"/>
                <w:left w:val="none" w:sz="0" w:space="0" w:color="auto"/>
                <w:bottom w:val="none" w:sz="0" w:space="0" w:color="auto"/>
                <w:right w:val="none" w:sz="0" w:space="0" w:color="auto"/>
              </w:divBdr>
              <w:divsChild>
                <w:div w:id="1869483260">
                  <w:marLeft w:val="0"/>
                  <w:marRight w:val="0"/>
                  <w:marTop w:val="0"/>
                  <w:marBottom w:val="0"/>
                  <w:divBdr>
                    <w:top w:val="none" w:sz="0" w:space="0" w:color="auto"/>
                    <w:left w:val="none" w:sz="0" w:space="0" w:color="auto"/>
                    <w:bottom w:val="none" w:sz="0" w:space="0" w:color="auto"/>
                    <w:right w:val="none" w:sz="0" w:space="0" w:color="auto"/>
                  </w:divBdr>
                  <w:divsChild>
                    <w:div w:id="820386033">
                      <w:marLeft w:val="0"/>
                      <w:marRight w:val="0"/>
                      <w:marTop w:val="0"/>
                      <w:marBottom w:val="0"/>
                      <w:divBdr>
                        <w:top w:val="none" w:sz="0" w:space="0" w:color="auto"/>
                        <w:left w:val="none" w:sz="0" w:space="0" w:color="auto"/>
                        <w:bottom w:val="none" w:sz="0" w:space="0" w:color="auto"/>
                        <w:right w:val="none" w:sz="0" w:space="0" w:color="auto"/>
                      </w:divBdr>
                    </w:div>
                    <w:div w:id="2002077060">
                      <w:marLeft w:val="0"/>
                      <w:marRight w:val="0"/>
                      <w:marTop w:val="0"/>
                      <w:marBottom w:val="0"/>
                      <w:divBdr>
                        <w:top w:val="none" w:sz="0" w:space="0" w:color="auto"/>
                        <w:left w:val="none" w:sz="0" w:space="0" w:color="auto"/>
                        <w:bottom w:val="none" w:sz="0" w:space="0" w:color="auto"/>
                        <w:right w:val="none" w:sz="0" w:space="0" w:color="auto"/>
                      </w:divBdr>
                    </w:div>
                    <w:div w:id="452217359">
                      <w:marLeft w:val="0"/>
                      <w:marRight w:val="0"/>
                      <w:marTop w:val="0"/>
                      <w:marBottom w:val="0"/>
                      <w:divBdr>
                        <w:top w:val="none" w:sz="0" w:space="0" w:color="auto"/>
                        <w:left w:val="none" w:sz="0" w:space="0" w:color="auto"/>
                        <w:bottom w:val="none" w:sz="0" w:space="0" w:color="auto"/>
                        <w:right w:val="none" w:sz="0" w:space="0" w:color="auto"/>
                      </w:divBdr>
                      <w:divsChild>
                        <w:div w:id="5983782">
                          <w:marLeft w:val="0"/>
                          <w:marRight w:val="0"/>
                          <w:marTop w:val="0"/>
                          <w:marBottom w:val="0"/>
                          <w:divBdr>
                            <w:top w:val="none" w:sz="0" w:space="0" w:color="auto"/>
                            <w:left w:val="none" w:sz="0" w:space="0" w:color="auto"/>
                            <w:bottom w:val="none" w:sz="0" w:space="0" w:color="auto"/>
                            <w:right w:val="none" w:sz="0" w:space="0" w:color="auto"/>
                          </w:divBdr>
                        </w:div>
                      </w:divsChild>
                    </w:div>
                    <w:div w:id="1149055466">
                      <w:marLeft w:val="0"/>
                      <w:marRight w:val="0"/>
                      <w:marTop w:val="0"/>
                      <w:marBottom w:val="0"/>
                      <w:divBdr>
                        <w:top w:val="none" w:sz="0" w:space="0" w:color="auto"/>
                        <w:left w:val="none" w:sz="0" w:space="0" w:color="auto"/>
                        <w:bottom w:val="none" w:sz="0" w:space="0" w:color="auto"/>
                        <w:right w:val="none" w:sz="0" w:space="0" w:color="auto"/>
                      </w:divBdr>
                      <w:divsChild>
                        <w:div w:id="1319966166">
                          <w:marLeft w:val="0"/>
                          <w:marRight w:val="0"/>
                          <w:marTop w:val="0"/>
                          <w:marBottom w:val="0"/>
                          <w:divBdr>
                            <w:top w:val="none" w:sz="0" w:space="0" w:color="auto"/>
                            <w:left w:val="none" w:sz="0" w:space="0" w:color="auto"/>
                            <w:bottom w:val="none" w:sz="0" w:space="0" w:color="auto"/>
                            <w:right w:val="none" w:sz="0" w:space="0" w:color="auto"/>
                          </w:divBdr>
                          <w:divsChild>
                            <w:div w:id="7649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8450">
                      <w:marLeft w:val="0"/>
                      <w:marRight w:val="0"/>
                      <w:marTop w:val="0"/>
                      <w:marBottom w:val="0"/>
                      <w:divBdr>
                        <w:top w:val="none" w:sz="0" w:space="0" w:color="auto"/>
                        <w:left w:val="none" w:sz="0" w:space="0" w:color="auto"/>
                        <w:bottom w:val="none" w:sz="0" w:space="0" w:color="auto"/>
                        <w:right w:val="none" w:sz="0" w:space="0" w:color="auto"/>
                      </w:divBdr>
                      <w:divsChild>
                        <w:div w:id="2052680147">
                          <w:marLeft w:val="0"/>
                          <w:marRight w:val="0"/>
                          <w:marTop w:val="0"/>
                          <w:marBottom w:val="0"/>
                          <w:divBdr>
                            <w:top w:val="none" w:sz="0" w:space="0" w:color="auto"/>
                            <w:left w:val="none" w:sz="0" w:space="0" w:color="auto"/>
                            <w:bottom w:val="none" w:sz="0" w:space="0" w:color="auto"/>
                            <w:right w:val="none" w:sz="0" w:space="0" w:color="auto"/>
                          </w:divBdr>
                        </w:div>
                      </w:divsChild>
                    </w:div>
                    <w:div w:id="1606306344">
                      <w:marLeft w:val="0"/>
                      <w:marRight w:val="0"/>
                      <w:marTop w:val="0"/>
                      <w:marBottom w:val="0"/>
                      <w:divBdr>
                        <w:top w:val="none" w:sz="0" w:space="0" w:color="auto"/>
                        <w:left w:val="none" w:sz="0" w:space="0" w:color="auto"/>
                        <w:bottom w:val="none" w:sz="0" w:space="0" w:color="auto"/>
                        <w:right w:val="none" w:sz="0" w:space="0" w:color="auto"/>
                      </w:divBdr>
                    </w:div>
                    <w:div w:id="1745761554">
                      <w:marLeft w:val="0"/>
                      <w:marRight w:val="0"/>
                      <w:marTop w:val="0"/>
                      <w:marBottom w:val="0"/>
                      <w:divBdr>
                        <w:top w:val="none" w:sz="0" w:space="0" w:color="auto"/>
                        <w:left w:val="none" w:sz="0" w:space="0" w:color="auto"/>
                        <w:bottom w:val="none" w:sz="0" w:space="0" w:color="auto"/>
                        <w:right w:val="none" w:sz="0" w:space="0" w:color="auto"/>
                      </w:divBdr>
                      <w:divsChild>
                        <w:div w:id="1953247291">
                          <w:marLeft w:val="0"/>
                          <w:marRight w:val="0"/>
                          <w:marTop w:val="0"/>
                          <w:marBottom w:val="0"/>
                          <w:divBdr>
                            <w:top w:val="none" w:sz="0" w:space="0" w:color="auto"/>
                            <w:left w:val="none" w:sz="0" w:space="0" w:color="auto"/>
                            <w:bottom w:val="none" w:sz="0" w:space="0" w:color="auto"/>
                            <w:right w:val="none" w:sz="0" w:space="0" w:color="auto"/>
                          </w:divBdr>
                        </w:div>
                      </w:divsChild>
                    </w:div>
                    <w:div w:id="799689447">
                      <w:marLeft w:val="0"/>
                      <w:marRight w:val="0"/>
                      <w:marTop w:val="0"/>
                      <w:marBottom w:val="0"/>
                      <w:divBdr>
                        <w:top w:val="none" w:sz="0" w:space="0" w:color="auto"/>
                        <w:left w:val="none" w:sz="0" w:space="0" w:color="auto"/>
                        <w:bottom w:val="none" w:sz="0" w:space="0" w:color="auto"/>
                        <w:right w:val="none" w:sz="0" w:space="0" w:color="auto"/>
                      </w:divBdr>
                      <w:divsChild>
                        <w:div w:id="339626047">
                          <w:marLeft w:val="0"/>
                          <w:marRight w:val="0"/>
                          <w:marTop w:val="0"/>
                          <w:marBottom w:val="0"/>
                          <w:divBdr>
                            <w:top w:val="none" w:sz="0" w:space="0" w:color="auto"/>
                            <w:left w:val="none" w:sz="0" w:space="0" w:color="auto"/>
                            <w:bottom w:val="none" w:sz="0" w:space="0" w:color="auto"/>
                            <w:right w:val="none" w:sz="0" w:space="0" w:color="auto"/>
                          </w:divBdr>
                          <w:divsChild>
                            <w:div w:id="4262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45531">
                      <w:marLeft w:val="0"/>
                      <w:marRight w:val="0"/>
                      <w:marTop w:val="0"/>
                      <w:marBottom w:val="0"/>
                      <w:divBdr>
                        <w:top w:val="none" w:sz="0" w:space="0" w:color="auto"/>
                        <w:left w:val="none" w:sz="0" w:space="0" w:color="auto"/>
                        <w:bottom w:val="none" w:sz="0" w:space="0" w:color="auto"/>
                        <w:right w:val="none" w:sz="0" w:space="0" w:color="auto"/>
                      </w:divBdr>
                      <w:divsChild>
                        <w:div w:id="467165129">
                          <w:marLeft w:val="0"/>
                          <w:marRight w:val="0"/>
                          <w:marTop w:val="0"/>
                          <w:marBottom w:val="0"/>
                          <w:divBdr>
                            <w:top w:val="none" w:sz="0" w:space="0" w:color="auto"/>
                            <w:left w:val="none" w:sz="0" w:space="0" w:color="auto"/>
                            <w:bottom w:val="none" w:sz="0" w:space="0" w:color="auto"/>
                            <w:right w:val="none" w:sz="0" w:space="0" w:color="auto"/>
                          </w:divBdr>
                        </w:div>
                      </w:divsChild>
                    </w:div>
                    <w:div w:id="1891112970">
                      <w:marLeft w:val="0"/>
                      <w:marRight w:val="0"/>
                      <w:marTop w:val="0"/>
                      <w:marBottom w:val="0"/>
                      <w:divBdr>
                        <w:top w:val="none" w:sz="0" w:space="0" w:color="auto"/>
                        <w:left w:val="none" w:sz="0" w:space="0" w:color="auto"/>
                        <w:bottom w:val="none" w:sz="0" w:space="0" w:color="auto"/>
                        <w:right w:val="none" w:sz="0" w:space="0" w:color="auto"/>
                      </w:divBdr>
                    </w:div>
                    <w:div w:id="1168861159">
                      <w:marLeft w:val="0"/>
                      <w:marRight w:val="0"/>
                      <w:marTop w:val="0"/>
                      <w:marBottom w:val="0"/>
                      <w:divBdr>
                        <w:top w:val="none" w:sz="0" w:space="0" w:color="auto"/>
                        <w:left w:val="none" w:sz="0" w:space="0" w:color="auto"/>
                        <w:bottom w:val="none" w:sz="0" w:space="0" w:color="auto"/>
                        <w:right w:val="none" w:sz="0" w:space="0" w:color="auto"/>
                      </w:divBdr>
                      <w:divsChild>
                        <w:div w:id="1198278486">
                          <w:marLeft w:val="0"/>
                          <w:marRight w:val="0"/>
                          <w:marTop w:val="0"/>
                          <w:marBottom w:val="0"/>
                          <w:divBdr>
                            <w:top w:val="none" w:sz="0" w:space="0" w:color="auto"/>
                            <w:left w:val="none" w:sz="0" w:space="0" w:color="auto"/>
                            <w:bottom w:val="none" w:sz="0" w:space="0" w:color="auto"/>
                            <w:right w:val="none" w:sz="0" w:space="0" w:color="auto"/>
                          </w:divBdr>
                        </w:div>
                      </w:divsChild>
                    </w:div>
                    <w:div w:id="1634482593">
                      <w:marLeft w:val="0"/>
                      <w:marRight w:val="0"/>
                      <w:marTop w:val="0"/>
                      <w:marBottom w:val="0"/>
                      <w:divBdr>
                        <w:top w:val="none" w:sz="0" w:space="0" w:color="auto"/>
                        <w:left w:val="none" w:sz="0" w:space="0" w:color="auto"/>
                        <w:bottom w:val="none" w:sz="0" w:space="0" w:color="auto"/>
                        <w:right w:val="none" w:sz="0" w:space="0" w:color="auto"/>
                      </w:divBdr>
                      <w:divsChild>
                        <w:div w:id="109596650">
                          <w:marLeft w:val="0"/>
                          <w:marRight w:val="0"/>
                          <w:marTop w:val="0"/>
                          <w:marBottom w:val="0"/>
                          <w:divBdr>
                            <w:top w:val="none" w:sz="0" w:space="0" w:color="auto"/>
                            <w:left w:val="none" w:sz="0" w:space="0" w:color="auto"/>
                            <w:bottom w:val="none" w:sz="0" w:space="0" w:color="auto"/>
                            <w:right w:val="none" w:sz="0" w:space="0" w:color="auto"/>
                          </w:divBdr>
                          <w:divsChild>
                            <w:div w:id="8215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0493">
                      <w:marLeft w:val="0"/>
                      <w:marRight w:val="0"/>
                      <w:marTop w:val="0"/>
                      <w:marBottom w:val="0"/>
                      <w:divBdr>
                        <w:top w:val="none" w:sz="0" w:space="0" w:color="auto"/>
                        <w:left w:val="none" w:sz="0" w:space="0" w:color="auto"/>
                        <w:bottom w:val="none" w:sz="0" w:space="0" w:color="auto"/>
                        <w:right w:val="none" w:sz="0" w:space="0" w:color="auto"/>
                      </w:divBdr>
                      <w:divsChild>
                        <w:div w:id="1643929421">
                          <w:marLeft w:val="0"/>
                          <w:marRight w:val="0"/>
                          <w:marTop w:val="0"/>
                          <w:marBottom w:val="0"/>
                          <w:divBdr>
                            <w:top w:val="none" w:sz="0" w:space="0" w:color="auto"/>
                            <w:left w:val="none" w:sz="0" w:space="0" w:color="auto"/>
                            <w:bottom w:val="none" w:sz="0" w:space="0" w:color="auto"/>
                            <w:right w:val="none" w:sz="0" w:space="0" w:color="auto"/>
                          </w:divBdr>
                        </w:div>
                      </w:divsChild>
                    </w:div>
                    <w:div w:id="588545410">
                      <w:marLeft w:val="0"/>
                      <w:marRight w:val="0"/>
                      <w:marTop w:val="0"/>
                      <w:marBottom w:val="0"/>
                      <w:divBdr>
                        <w:top w:val="none" w:sz="0" w:space="0" w:color="auto"/>
                        <w:left w:val="none" w:sz="0" w:space="0" w:color="auto"/>
                        <w:bottom w:val="none" w:sz="0" w:space="0" w:color="auto"/>
                        <w:right w:val="none" w:sz="0" w:space="0" w:color="auto"/>
                      </w:divBdr>
                    </w:div>
                    <w:div w:id="699279677">
                      <w:marLeft w:val="0"/>
                      <w:marRight w:val="0"/>
                      <w:marTop w:val="0"/>
                      <w:marBottom w:val="0"/>
                      <w:divBdr>
                        <w:top w:val="none" w:sz="0" w:space="0" w:color="auto"/>
                        <w:left w:val="none" w:sz="0" w:space="0" w:color="auto"/>
                        <w:bottom w:val="none" w:sz="0" w:space="0" w:color="auto"/>
                        <w:right w:val="none" w:sz="0" w:space="0" w:color="auto"/>
                      </w:divBdr>
                      <w:divsChild>
                        <w:div w:id="39060761">
                          <w:marLeft w:val="0"/>
                          <w:marRight w:val="0"/>
                          <w:marTop w:val="0"/>
                          <w:marBottom w:val="0"/>
                          <w:divBdr>
                            <w:top w:val="none" w:sz="0" w:space="0" w:color="auto"/>
                            <w:left w:val="none" w:sz="0" w:space="0" w:color="auto"/>
                            <w:bottom w:val="none" w:sz="0" w:space="0" w:color="auto"/>
                            <w:right w:val="none" w:sz="0" w:space="0" w:color="auto"/>
                          </w:divBdr>
                        </w:div>
                      </w:divsChild>
                    </w:div>
                    <w:div w:id="1504080471">
                      <w:marLeft w:val="0"/>
                      <w:marRight w:val="0"/>
                      <w:marTop w:val="0"/>
                      <w:marBottom w:val="0"/>
                      <w:divBdr>
                        <w:top w:val="none" w:sz="0" w:space="0" w:color="auto"/>
                        <w:left w:val="none" w:sz="0" w:space="0" w:color="auto"/>
                        <w:bottom w:val="none" w:sz="0" w:space="0" w:color="auto"/>
                        <w:right w:val="none" w:sz="0" w:space="0" w:color="auto"/>
                      </w:divBdr>
                      <w:divsChild>
                        <w:div w:id="219557039">
                          <w:marLeft w:val="0"/>
                          <w:marRight w:val="0"/>
                          <w:marTop w:val="0"/>
                          <w:marBottom w:val="0"/>
                          <w:divBdr>
                            <w:top w:val="none" w:sz="0" w:space="0" w:color="auto"/>
                            <w:left w:val="none" w:sz="0" w:space="0" w:color="auto"/>
                            <w:bottom w:val="none" w:sz="0" w:space="0" w:color="auto"/>
                            <w:right w:val="none" w:sz="0" w:space="0" w:color="auto"/>
                          </w:divBdr>
                          <w:divsChild>
                            <w:div w:id="2273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9349">
                      <w:marLeft w:val="0"/>
                      <w:marRight w:val="0"/>
                      <w:marTop w:val="0"/>
                      <w:marBottom w:val="0"/>
                      <w:divBdr>
                        <w:top w:val="none" w:sz="0" w:space="0" w:color="auto"/>
                        <w:left w:val="none" w:sz="0" w:space="0" w:color="auto"/>
                        <w:bottom w:val="none" w:sz="0" w:space="0" w:color="auto"/>
                        <w:right w:val="none" w:sz="0" w:space="0" w:color="auto"/>
                      </w:divBdr>
                      <w:divsChild>
                        <w:div w:id="6703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990485">
      <w:bodyDiv w:val="1"/>
      <w:marLeft w:val="0"/>
      <w:marRight w:val="0"/>
      <w:marTop w:val="0"/>
      <w:marBottom w:val="0"/>
      <w:divBdr>
        <w:top w:val="none" w:sz="0" w:space="0" w:color="auto"/>
        <w:left w:val="none" w:sz="0" w:space="0" w:color="auto"/>
        <w:bottom w:val="none" w:sz="0" w:space="0" w:color="auto"/>
        <w:right w:val="none" w:sz="0" w:space="0" w:color="auto"/>
      </w:divBdr>
    </w:div>
    <w:div w:id="406460170">
      <w:bodyDiv w:val="1"/>
      <w:marLeft w:val="0"/>
      <w:marRight w:val="0"/>
      <w:marTop w:val="0"/>
      <w:marBottom w:val="0"/>
      <w:divBdr>
        <w:top w:val="none" w:sz="0" w:space="0" w:color="auto"/>
        <w:left w:val="none" w:sz="0" w:space="0" w:color="auto"/>
        <w:bottom w:val="none" w:sz="0" w:space="0" w:color="auto"/>
        <w:right w:val="none" w:sz="0" w:space="0" w:color="auto"/>
      </w:divBdr>
      <w:divsChild>
        <w:div w:id="634338972">
          <w:marLeft w:val="0"/>
          <w:marRight w:val="0"/>
          <w:marTop w:val="0"/>
          <w:marBottom w:val="0"/>
          <w:divBdr>
            <w:top w:val="none" w:sz="0" w:space="0" w:color="auto"/>
            <w:left w:val="none" w:sz="0" w:space="0" w:color="auto"/>
            <w:bottom w:val="none" w:sz="0" w:space="0" w:color="auto"/>
            <w:right w:val="none" w:sz="0" w:space="0" w:color="auto"/>
          </w:divBdr>
          <w:divsChild>
            <w:div w:id="514424822">
              <w:marLeft w:val="0"/>
              <w:marRight w:val="0"/>
              <w:marTop w:val="0"/>
              <w:marBottom w:val="0"/>
              <w:divBdr>
                <w:top w:val="none" w:sz="0" w:space="0" w:color="auto"/>
                <w:left w:val="none" w:sz="0" w:space="0" w:color="auto"/>
                <w:bottom w:val="none" w:sz="0" w:space="0" w:color="auto"/>
                <w:right w:val="none" w:sz="0" w:space="0" w:color="auto"/>
              </w:divBdr>
              <w:divsChild>
                <w:div w:id="148504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6426">
          <w:marLeft w:val="0"/>
          <w:marRight w:val="0"/>
          <w:marTop w:val="0"/>
          <w:marBottom w:val="0"/>
          <w:divBdr>
            <w:top w:val="none" w:sz="0" w:space="0" w:color="auto"/>
            <w:left w:val="none" w:sz="0" w:space="0" w:color="auto"/>
            <w:bottom w:val="none" w:sz="0" w:space="0" w:color="auto"/>
            <w:right w:val="none" w:sz="0" w:space="0" w:color="auto"/>
          </w:divBdr>
          <w:divsChild>
            <w:div w:id="314459203">
              <w:marLeft w:val="0"/>
              <w:marRight w:val="0"/>
              <w:marTop w:val="0"/>
              <w:marBottom w:val="0"/>
              <w:divBdr>
                <w:top w:val="none" w:sz="0" w:space="0" w:color="auto"/>
                <w:left w:val="none" w:sz="0" w:space="0" w:color="auto"/>
                <w:bottom w:val="none" w:sz="0" w:space="0" w:color="auto"/>
                <w:right w:val="none" w:sz="0" w:space="0" w:color="auto"/>
              </w:divBdr>
              <w:divsChild>
                <w:div w:id="24840036">
                  <w:marLeft w:val="0"/>
                  <w:marRight w:val="0"/>
                  <w:marTop w:val="0"/>
                  <w:marBottom w:val="0"/>
                  <w:divBdr>
                    <w:top w:val="none" w:sz="0" w:space="0" w:color="auto"/>
                    <w:left w:val="none" w:sz="0" w:space="0" w:color="auto"/>
                    <w:bottom w:val="none" w:sz="0" w:space="0" w:color="auto"/>
                    <w:right w:val="none" w:sz="0" w:space="0" w:color="auto"/>
                  </w:divBdr>
                  <w:divsChild>
                    <w:div w:id="141429416">
                      <w:marLeft w:val="0"/>
                      <w:marRight w:val="0"/>
                      <w:marTop w:val="0"/>
                      <w:marBottom w:val="0"/>
                      <w:divBdr>
                        <w:top w:val="none" w:sz="0" w:space="0" w:color="auto"/>
                        <w:left w:val="none" w:sz="0" w:space="0" w:color="auto"/>
                        <w:bottom w:val="none" w:sz="0" w:space="0" w:color="auto"/>
                        <w:right w:val="none" w:sz="0" w:space="0" w:color="auto"/>
                      </w:divBdr>
                    </w:div>
                    <w:div w:id="1412895465">
                      <w:marLeft w:val="0"/>
                      <w:marRight w:val="0"/>
                      <w:marTop w:val="0"/>
                      <w:marBottom w:val="0"/>
                      <w:divBdr>
                        <w:top w:val="none" w:sz="0" w:space="0" w:color="auto"/>
                        <w:left w:val="none" w:sz="0" w:space="0" w:color="auto"/>
                        <w:bottom w:val="none" w:sz="0" w:space="0" w:color="auto"/>
                        <w:right w:val="none" w:sz="0" w:space="0" w:color="auto"/>
                      </w:divBdr>
                    </w:div>
                    <w:div w:id="168905982">
                      <w:marLeft w:val="0"/>
                      <w:marRight w:val="0"/>
                      <w:marTop w:val="0"/>
                      <w:marBottom w:val="0"/>
                      <w:divBdr>
                        <w:top w:val="none" w:sz="0" w:space="0" w:color="auto"/>
                        <w:left w:val="none" w:sz="0" w:space="0" w:color="auto"/>
                        <w:bottom w:val="none" w:sz="0" w:space="0" w:color="auto"/>
                        <w:right w:val="none" w:sz="0" w:space="0" w:color="auto"/>
                      </w:divBdr>
                      <w:divsChild>
                        <w:div w:id="221871677">
                          <w:marLeft w:val="0"/>
                          <w:marRight w:val="0"/>
                          <w:marTop w:val="0"/>
                          <w:marBottom w:val="0"/>
                          <w:divBdr>
                            <w:top w:val="none" w:sz="0" w:space="0" w:color="auto"/>
                            <w:left w:val="none" w:sz="0" w:space="0" w:color="auto"/>
                            <w:bottom w:val="none" w:sz="0" w:space="0" w:color="auto"/>
                            <w:right w:val="none" w:sz="0" w:space="0" w:color="auto"/>
                          </w:divBdr>
                        </w:div>
                      </w:divsChild>
                    </w:div>
                    <w:div w:id="1977641624">
                      <w:marLeft w:val="0"/>
                      <w:marRight w:val="0"/>
                      <w:marTop w:val="0"/>
                      <w:marBottom w:val="0"/>
                      <w:divBdr>
                        <w:top w:val="none" w:sz="0" w:space="0" w:color="auto"/>
                        <w:left w:val="none" w:sz="0" w:space="0" w:color="auto"/>
                        <w:bottom w:val="none" w:sz="0" w:space="0" w:color="auto"/>
                        <w:right w:val="none" w:sz="0" w:space="0" w:color="auto"/>
                      </w:divBdr>
                      <w:divsChild>
                        <w:div w:id="827206575">
                          <w:marLeft w:val="0"/>
                          <w:marRight w:val="0"/>
                          <w:marTop w:val="0"/>
                          <w:marBottom w:val="0"/>
                          <w:divBdr>
                            <w:top w:val="none" w:sz="0" w:space="0" w:color="auto"/>
                            <w:left w:val="none" w:sz="0" w:space="0" w:color="auto"/>
                            <w:bottom w:val="none" w:sz="0" w:space="0" w:color="auto"/>
                            <w:right w:val="none" w:sz="0" w:space="0" w:color="auto"/>
                          </w:divBdr>
                          <w:divsChild>
                            <w:div w:id="12974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69613">
                      <w:marLeft w:val="0"/>
                      <w:marRight w:val="0"/>
                      <w:marTop w:val="0"/>
                      <w:marBottom w:val="0"/>
                      <w:divBdr>
                        <w:top w:val="none" w:sz="0" w:space="0" w:color="auto"/>
                        <w:left w:val="none" w:sz="0" w:space="0" w:color="auto"/>
                        <w:bottom w:val="none" w:sz="0" w:space="0" w:color="auto"/>
                        <w:right w:val="none" w:sz="0" w:space="0" w:color="auto"/>
                      </w:divBdr>
                      <w:divsChild>
                        <w:div w:id="57704085">
                          <w:marLeft w:val="0"/>
                          <w:marRight w:val="0"/>
                          <w:marTop w:val="0"/>
                          <w:marBottom w:val="0"/>
                          <w:divBdr>
                            <w:top w:val="none" w:sz="0" w:space="0" w:color="auto"/>
                            <w:left w:val="none" w:sz="0" w:space="0" w:color="auto"/>
                            <w:bottom w:val="none" w:sz="0" w:space="0" w:color="auto"/>
                            <w:right w:val="none" w:sz="0" w:space="0" w:color="auto"/>
                          </w:divBdr>
                        </w:div>
                      </w:divsChild>
                    </w:div>
                    <w:div w:id="1137603620">
                      <w:marLeft w:val="0"/>
                      <w:marRight w:val="0"/>
                      <w:marTop w:val="0"/>
                      <w:marBottom w:val="0"/>
                      <w:divBdr>
                        <w:top w:val="none" w:sz="0" w:space="0" w:color="auto"/>
                        <w:left w:val="none" w:sz="0" w:space="0" w:color="auto"/>
                        <w:bottom w:val="none" w:sz="0" w:space="0" w:color="auto"/>
                        <w:right w:val="none" w:sz="0" w:space="0" w:color="auto"/>
                      </w:divBdr>
                    </w:div>
                    <w:div w:id="971440571">
                      <w:marLeft w:val="0"/>
                      <w:marRight w:val="0"/>
                      <w:marTop w:val="0"/>
                      <w:marBottom w:val="0"/>
                      <w:divBdr>
                        <w:top w:val="none" w:sz="0" w:space="0" w:color="auto"/>
                        <w:left w:val="none" w:sz="0" w:space="0" w:color="auto"/>
                        <w:bottom w:val="none" w:sz="0" w:space="0" w:color="auto"/>
                        <w:right w:val="none" w:sz="0" w:space="0" w:color="auto"/>
                      </w:divBdr>
                      <w:divsChild>
                        <w:div w:id="990869614">
                          <w:marLeft w:val="0"/>
                          <w:marRight w:val="0"/>
                          <w:marTop w:val="0"/>
                          <w:marBottom w:val="0"/>
                          <w:divBdr>
                            <w:top w:val="none" w:sz="0" w:space="0" w:color="auto"/>
                            <w:left w:val="none" w:sz="0" w:space="0" w:color="auto"/>
                            <w:bottom w:val="none" w:sz="0" w:space="0" w:color="auto"/>
                            <w:right w:val="none" w:sz="0" w:space="0" w:color="auto"/>
                          </w:divBdr>
                        </w:div>
                      </w:divsChild>
                    </w:div>
                    <w:div w:id="1147016994">
                      <w:marLeft w:val="0"/>
                      <w:marRight w:val="0"/>
                      <w:marTop w:val="0"/>
                      <w:marBottom w:val="0"/>
                      <w:divBdr>
                        <w:top w:val="none" w:sz="0" w:space="0" w:color="auto"/>
                        <w:left w:val="none" w:sz="0" w:space="0" w:color="auto"/>
                        <w:bottom w:val="none" w:sz="0" w:space="0" w:color="auto"/>
                        <w:right w:val="none" w:sz="0" w:space="0" w:color="auto"/>
                      </w:divBdr>
                      <w:divsChild>
                        <w:div w:id="292101911">
                          <w:marLeft w:val="0"/>
                          <w:marRight w:val="0"/>
                          <w:marTop w:val="0"/>
                          <w:marBottom w:val="0"/>
                          <w:divBdr>
                            <w:top w:val="none" w:sz="0" w:space="0" w:color="auto"/>
                            <w:left w:val="none" w:sz="0" w:space="0" w:color="auto"/>
                            <w:bottom w:val="none" w:sz="0" w:space="0" w:color="auto"/>
                            <w:right w:val="none" w:sz="0" w:space="0" w:color="auto"/>
                          </w:divBdr>
                          <w:divsChild>
                            <w:div w:id="19684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5712">
                      <w:marLeft w:val="0"/>
                      <w:marRight w:val="0"/>
                      <w:marTop w:val="0"/>
                      <w:marBottom w:val="0"/>
                      <w:divBdr>
                        <w:top w:val="none" w:sz="0" w:space="0" w:color="auto"/>
                        <w:left w:val="none" w:sz="0" w:space="0" w:color="auto"/>
                        <w:bottom w:val="none" w:sz="0" w:space="0" w:color="auto"/>
                        <w:right w:val="none" w:sz="0" w:space="0" w:color="auto"/>
                      </w:divBdr>
                      <w:divsChild>
                        <w:div w:id="6057208">
                          <w:marLeft w:val="0"/>
                          <w:marRight w:val="0"/>
                          <w:marTop w:val="0"/>
                          <w:marBottom w:val="0"/>
                          <w:divBdr>
                            <w:top w:val="none" w:sz="0" w:space="0" w:color="auto"/>
                            <w:left w:val="none" w:sz="0" w:space="0" w:color="auto"/>
                            <w:bottom w:val="none" w:sz="0" w:space="0" w:color="auto"/>
                            <w:right w:val="none" w:sz="0" w:space="0" w:color="auto"/>
                          </w:divBdr>
                        </w:div>
                      </w:divsChild>
                    </w:div>
                    <w:div w:id="1777478514">
                      <w:marLeft w:val="0"/>
                      <w:marRight w:val="0"/>
                      <w:marTop w:val="0"/>
                      <w:marBottom w:val="0"/>
                      <w:divBdr>
                        <w:top w:val="none" w:sz="0" w:space="0" w:color="auto"/>
                        <w:left w:val="none" w:sz="0" w:space="0" w:color="auto"/>
                        <w:bottom w:val="none" w:sz="0" w:space="0" w:color="auto"/>
                        <w:right w:val="none" w:sz="0" w:space="0" w:color="auto"/>
                      </w:divBdr>
                    </w:div>
                    <w:div w:id="1173305359">
                      <w:marLeft w:val="0"/>
                      <w:marRight w:val="0"/>
                      <w:marTop w:val="0"/>
                      <w:marBottom w:val="0"/>
                      <w:divBdr>
                        <w:top w:val="none" w:sz="0" w:space="0" w:color="auto"/>
                        <w:left w:val="none" w:sz="0" w:space="0" w:color="auto"/>
                        <w:bottom w:val="none" w:sz="0" w:space="0" w:color="auto"/>
                        <w:right w:val="none" w:sz="0" w:space="0" w:color="auto"/>
                      </w:divBdr>
                      <w:divsChild>
                        <w:div w:id="1327636397">
                          <w:marLeft w:val="0"/>
                          <w:marRight w:val="0"/>
                          <w:marTop w:val="0"/>
                          <w:marBottom w:val="0"/>
                          <w:divBdr>
                            <w:top w:val="none" w:sz="0" w:space="0" w:color="auto"/>
                            <w:left w:val="none" w:sz="0" w:space="0" w:color="auto"/>
                            <w:bottom w:val="none" w:sz="0" w:space="0" w:color="auto"/>
                            <w:right w:val="none" w:sz="0" w:space="0" w:color="auto"/>
                          </w:divBdr>
                        </w:div>
                      </w:divsChild>
                    </w:div>
                    <w:div w:id="659969800">
                      <w:marLeft w:val="0"/>
                      <w:marRight w:val="0"/>
                      <w:marTop w:val="0"/>
                      <w:marBottom w:val="0"/>
                      <w:divBdr>
                        <w:top w:val="none" w:sz="0" w:space="0" w:color="auto"/>
                        <w:left w:val="none" w:sz="0" w:space="0" w:color="auto"/>
                        <w:bottom w:val="none" w:sz="0" w:space="0" w:color="auto"/>
                        <w:right w:val="none" w:sz="0" w:space="0" w:color="auto"/>
                      </w:divBdr>
                      <w:divsChild>
                        <w:div w:id="1476295776">
                          <w:marLeft w:val="0"/>
                          <w:marRight w:val="0"/>
                          <w:marTop w:val="0"/>
                          <w:marBottom w:val="0"/>
                          <w:divBdr>
                            <w:top w:val="none" w:sz="0" w:space="0" w:color="auto"/>
                            <w:left w:val="none" w:sz="0" w:space="0" w:color="auto"/>
                            <w:bottom w:val="none" w:sz="0" w:space="0" w:color="auto"/>
                            <w:right w:val="none" w:sz="0" w:space="0" w:color="auto"/>
                          </w:divBdr>
                          <w:divsChild>
                            <w:div w:id="5674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00342">
                      <w:marLeft w:val="0"/>
                      <w:marRight w:val="0"/>
                      <w:marTop w:val="0"/>
                      <w:marBottom w:val="0"/>
                      <w:divBdr>
                        <w:top w:val="none" w:sz="0" w:space="0" w:color="auto"/>
                        <w:left w:val="none" w:sz="0" w:space="0" w:color="auto"/>
                        <w:bottom w:val="none" w:sz="0" w:space="0" w:color="auto"/>
                        <w:right w:val="none" w:sz="0" w:space="0" w:color="auto"/>
                      </w:divBdr>
                      <w:divsChild>
                        <w:div w:id="3933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897762">
      <w:bodyDiv w:val="1"/>
      <w:marLeft w:val="0"/>
      <w:marRight w:val="0"/>
      <w:marTop w:val="0"/>
      <w:marBottom w:val="0"/>
      <w:divBdr>
        <w:top w:val="none" w:sz="0" w:space="0" w:color="auto"/>
        <w:left w:val="none" w:sz="0" w:space="0" w:color="auto"/>
        <w:bottom w:val="none" w:sz="0" w:space="0" w:color="auto"/>
        <w:right w:val="none" w:sz="0" w:space="0" w:color="auto"/>
      </w:divBdr>
    </w:div>
    <w:div w:id="629749005">
      <w:bodyDiv w:val="1"/>
      <w:marLeft w:val="0"/>
      <w:marRight w:val="0"/>
      <w:marTop w:val="0"/>
      <w:marBottom w:val="0"/>
      <w:divBdr>
        <w:top w:val="none" w:sz="0" w:space="0" w:color="auto"/>
        <w:left w:val="none" w:sz="0" w:space="0" w:color="auto"/>
        <w:bottom w:val="none" w:sz="0" w:space="0" w:color="auto"/>
        <w:right w:val="none" w:sz="0" w:space="0" w:color="auto"/>
      </w:divBdr>
    </w:div>
    <w:div w:id="632949662">
      <w:bodyDiv w:val="1"/>
      <w:marLeft w:val="0"/>
      <w:marRight w:val="0"/>
      <w:marTop w:val="0"/>
      <w:marBottom w:val="0"/>
      <w:divBdr>
        <w:top w:val="none" w:sz="0" w:space="0" w:color="auto"/>
        <w:left w:val="none" w:sz="0" w:space="0" w:color="auto"/>
        <w:bottom w:val="none" w:sz="0" w:space="0" w:color="auto"/>
        <w:right w:val="none" w:sz="0" w:space="0" w:color="auto"/>
      </w:divBdr>
      <w:divsChild>
        <w:div w:id="1507594852">
          <w:marLeft w:val="0"/>
          <w:marRight w:val="0"/>
          <w:marTop w:val="0"/>
          <w:marBottom w:val="0"/>
          <w:divBdr>
            <w:top w:val="none" w:sz="0" w:space="0" w:color="auto"/>
            <w:left w:val="none" w:sz="0" w:space="0" w:color="auto"/>
            <w:bottom w:val="none" w:sz="0" w:space="0" w:color="auto"/>
            <w:right w:val="none" w:sz="0" w:space="0" w:color="auto"/>
          </w:divBdr>
          <w:divsChild>
            <w:div w:id="451873798">
              <w:marLeft w:val="0"/>
              <w:marRight w:val="0"/>
              <w:marTop w:val="0"/>
              <w:marBottom w:val="0"/>
              <w:divBdr>
                <w:top w:val="none" w:sz="0" w:space="0" w:color="auto"/>
                <w:left w:val="none" w:sz="0" w:space="0" w:color="auto"/>
                <w:bottom w:val="none" w:sz="0" w:space="0" w:color="auto"/>
                <w:right w:val="none" w:sz="0" w:space="0" w:color="auto"/>
              </w:divBdr>
              <w:divsChild>
                <w:div w:id="1462578523">
                  <w:marLeft w:val="0"/>
                  <w:marRight w:val="0"/>
                  <w:marTop w:val="0"/>
                  <w:marBottom w:val="0"/>
                  <w:divBdr>
                    <w:top w:val="none" w:sz="0" w:space="0" w:color="auto"/>
                    <w:left w:val="none" w:sz="0" w:space="0" w:color="auto"/>
                    <w:bottom w:val="none" w:sz="0" w:space="0" w:color="auto"/>
                    <w:right w:val="none" w:sz="0" w:space="0" w:color="auto"/>
                  </w:divBdr>
                  <w:divsChild>
                    <w:div w:id="526872636">
                      <w:marLeft w:val="0"/>
                      <w:marRight w:val="0"/>
                      <w:marTop w:val="0"/>
                      <w:marBottom w:val="0"/>
                      <w:divBdr>
                        <w:top w:val="none" w:sz="0" w:space="0" w:color="auto"/>
                        <w:left w:val="none" w:sz="0" w:space="0" w:color="auto"/>
                        <w:bottom w:val="none" w:sz="0" w:space="0" w:color="auto"/>
                        <w:right w:val="none" w:sz="0" w:space="0" w:color="auto"/>
                      </w:divBdr>
                      <w:divsChild>
                        <w:div w:id="486559340">
                          <w:marLeft w:val="0"/>
                          <w:marRight w:val="0"/>
                          <w:marTop w:val="0"/>
                          <w:marBottom w:val="0"/>
                          <w:divBdr>
                            <w:top w:val="none" w:sz="0" w:space="0" w:color="auto"/>
                            <w:left w:val="none" w:sz="0" w:space="0" w:color="auto"/>
                            <w:bottom w:val="none" w:sz="0" w:space="0" w:color="auto"/>
                            <w:right w:val="none" w:sz="0" w:space="0" w:color="auto"/>
                          </w:divBdr>
                          <w:divsChild>
                            <w:div w:id="769934015">
                              <w:marLeft w:val="0"/>
                              <w:marRight w:val="0"/>
                              <w:marTop w:val="0"/>
                              <w:marBottom w:val="0"/>
                              <w:divBdr>
                                <w:top w:val="none" w:sz="0" w:space="0" w:color="auto"/>
                                <w:left w:val="none" w:sz="0" w:space="0" w:color="auto"/>
                                <w:bottom w:val="none" w:sz="0" w:space="0" w:color="auto"/>
                                <w:right w:val="none" w:sz="0" w:space="0" w:color="auto"/>
                              </w:divBdr>
                              <w:divsChild>
                                <w:div w:id="2018268427">
                                  <w:marLeft w:val="0"/>
                                  <w:marRight w:val="0"/>
                                  <w:marTop w:val="0"/>
                                  <w:marBottom w:val="0"/>
                                  <w:divBdr>
                                    <w:top w:val="none" w:sz="0" w:space="0" w:color="auto"/>
                                    <w:left w:val="none" w:sz="0" w:space="0" w:color="auto"/>
                                    <w:bottom w:val="none" w:sz="0" w:space="0" w:color="auto"/>
                                    <w:right w:val="none" w:sz="0" w:space="0" w:color="auto"/>
                                  </w:divBdr>
                                  <w:divsChild>
                                    <w:div w:id="13372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9960">
                              <w:marLeft w:val="0"/>
                              <w:marRight w:val="0"/>
                              <w:marTop w:val="0"/>
                              <w:marBottom w:val="0"/>
                              <w:divBdr>
                                <w:top w:val="none" w:sz="0" w:space="0" w:color="auto"/>
                                <w:left w:val="none" w:sz="0" w:space="0" w:color="auto"/>
                                <w:bottom w:val="none" w:sz="0" w:space="0" w:color="auto"/>
                                <w:right w:val="none" w:sz="0" w:space="0" w:color="auto"/>
                              </w:divBdr>
                              <w:divsChild>
                                <w:div w:id="1051463964">
                                  <w:marLeft w:val="0"/>
                                  <w:marRight w:val="0"/>
                                  <w:marTop w:val="0"/>
                                  <w:marBottom w:val="0"/>
                                  <w:divBdr>
                                    <w:top w:val="none" w:sz="0" w:space="0" w:color="auto"/>
                                    <w:left w:val="none" w:sz="0" w:space="0" w:color="auto"/>
                                    <w:bottom w:val="none" w:sz="0" w:space="0" w:color="auto"/>
                                    <w:right w:val="none" w:sz="0" w:space="0" w:color="auto"/>
                                  </w:divBdr>
                                  <w:divsChild>
                                    <w:div w:id="1178076796">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
                                        <w:div w:id="696807528">
                                          <w:marLeft w:val="0"/>
                                          <w:marRight w:val="0"/>
                                          <w:marTop w:val="0"/>
                                          <w:marBottom w:val="0"/>
                                          <w:divBdr>
                                            <w:top w:val="none" w:sz="0" w:space="0" w:color="auto"/>
                                            <w:left w:val="none" w:sz="0" w:space="0" w:color="auto"/>
                                            <w:bottom w:val="none" w:sz="0" w:space="0" w:color="auto"/>
                                            <w:right w:val="none" w:sz="0" w:space="0" w:color="auto"/>
                                          </w:divBdr>
                                          <w:divsChild>
                                            <w:div w:id="1654218609">
                                              <w:marLeft w:val="0"/>
                                              <w:marRight w:val="0"/>
                                              <w:marTop w:val="0"/>
                                              <w:marBottom w:val="0"/>
                                              <w:divBdr>
                                                <w:top w:val="none" w:sz="0" w:space="0" w:color="auto"/>
                                                <w:left w:val="none" w:sz="0" w:space="0" w:color="auto"/>
                                                <w:bottom w:val="none" w:sz="0" w:space="0" w:color="auto"/>
                                                <w:right w:val="none" w:sz="0" w:space="0" w:color="auto"/>
                                              </w:divBdr>
                                            </w:div>
                                          </w:divsChild>
                                        </w:div>
                                        <w:div w:id="959843002">
                                          <w:marLeft w:val="0"/>
                                          <w:marRight w:val="0"/>
                                          <w:marTop w:val="0"/>
                                          <w:marBottom w:val="0"/>
                                          <w:divBdr>
                                            <w:top w:val="none" w:sz="0" w:space="0" w:color="auto"/>
                                            <w:left w:val="none" w:sz="0" w:space="0" w:color="auto"/>
                                            <w:bottom w:val="none" w:sz="0" w:space="0" w:color="auto"/>
                                            <w:right w:val="none" w:sz="0" w:space="0" w:color="auto"/>
                                          </w:divBdr>
                                          <w:divsChild>
                                            <w:div w:id="1557886625">
                                              <w:marLeft w:val="0"/>
                                              <w:marRight w:val="0"/>
                                              <w:marTop w:val="0"/>
                                              <w:marBottom w:val="0"/>
                                              <w:divBdr>
                                                <w:top w:val="none" w:sz="0" w:space="0" w:color="auto"/>
                                                <w:left w:val="none" w:sz="0" w:space="0" w:color="auto"/>
                                                <w:bottom w:val="none" w:sz="0" w:space="0" w:color="auto"/>
                                                <w:right w:val="none" w:sz="0" w:space="0" w:color="auto"/>
                                              </w:divBdr>
                                            </w:div>
                                          </w:divsChild>
                                        </w:div>
                                        <w:div w:id="23988295">
                                          <w:marLeft w:val="0"/>
                                          <w:marRight w:val="0"/>
                                          <w:marTop w:val="0"/>
                                          <w:marBottom w:val="0"/>
                                          <w:divBdr>
                                            <w:top w:val="none" w:sz="0" w:space="0" w:color="auto"/>
                                            <w:left w:val="none" w:sz="0" w:space="0" w:color="auto"/>
                                            <w:bottom w:val="none" w:sz="0" w:space="0" w:color="auto"/>
                                            <w:right w:val="none" w:sz="0" w:space="0" w:color="auto"/>
                                          </w:divBdr>
                                        </w:div>
                                        <w:div w:id="2005275054">
                                          <w:marLeft w:val="0"/>
                                          <w:marRight w:val="0"/>
                                          <w:marTop w:val="0"/>
                                          <w:marBottom w:val="0"/>
                                          <w:divBdr>
                                            <w:top w:val="none" w:sz="0" w:space="0" w:color="auto"/>
                                            <w:left w:val="none" w:sz="0" w:space="0" w:color="auto"/>
                                            <w:bottom w:val="none" w:sz="0" w:space="0" w:color="auto"/>
                                            <w:right w:val="none" w:sz="0" w:space="0" w:color="auto"/>
                                          </w:divBdr>
                                          <w:divsChild>
                                            <w:div w:id="316762162">
                                              <w:marLeft w:val="0"/>
                                              <w:marRight w:val="0"/>
                                              <w:marTop w:val="0"/>
                                              <w:marBottom w:val="0"/>
                                              <w:divBdr>
                                                <w:top w:val="none" w:sz="0" w:space="0" w:color="auto"/>
                                                <w:left w:val="none" w:sz="0" w:space="0" w:color="auto"/>
                                                <w:bottom w:val="none" w:sz="0" w:space="0" w:color="auto"/>
                                                <w:right w:val="none" w:sz="0" w:space="0" w:color="auto"/>
                                              </w:divBdr>
                                            </w:div>
                                          </w:divsChild>
                                        </w:div>
                                        <w:div w:id="1484739477">
                                          <w:marLeft w:val="0"/>
                                          <w:marRight w:val="0"/>
                                          <w:marTop w:val="0"/>
                                          <w:marBottom w:val="0"/>
                                          <w:divBdr>
                                            <w:top w:val="none" w:sz="0" w:space="0" w:color="auto"/>
                                            <w:left w:val="none" w:sz="0" w:space="0" w:color="auto"/>
                                            <w:bottom w:val="none" w:sz="0" w:space="0" w:color="auto"/>
                                            <w:right w:val="none" w:sz="0" w:space="0" w:color="auto"/>
                                          </w:divBdr>
                                          <w:divsChild>
                                            <w:div w:id="1971937993">
                                              <w:marLeft w:val="0"/>
                                              <w:marRight w:val="0"/>
                                              <w:marTop w:val="0"/>
                                              <w:marBottom w:val="0"/>
                                              <w:divBdr>
                                                <w:top w:val="none" w:sz="0" w:space="0" w:color="auto"/>
                                                <w:left w:val="none" w:sz="0" w:space="0" w:color="auto"/>
                                                <w:bottom w:val="none" w:sz="0" w:space="0" w:color="auto"/>
                                                <w:right w:val="none" w:sz="0" w:space="0" w:color="auto"/>
                                              </w:divBdr>
                                              <w:divsChild>
                                                <w:div w:id="11376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7297">
                                          <w:marLeft w:val="0"/>
                                          <w:marRight w:val="0"/>
                                          <w:marTop w:val="0"/>
                                          <w:marBottom w:val="0"/>
                                          <w:divBdr>
                                            <w:top w:val="none" w:sz="0" w:space="0" w:color="auto"/>
                                            <w:left w:val="none" w:sz="0" w:space="0" w:color="auto"/>
                                            <w:bottom w:val="none" w:sz="0" w:space="0" w:color="auto"/>
                                            <w:right w:val="none" w:sz="0" w:space="0" w:color="auto"/>
                                          </w:divBdr>
                                          <w:divsChild>
                                            <w:div w:id="3868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4967922">
      <w:bodyDiv w:val="1"/>
      <w:marLeft w:val="0"/>
      <w:marRight w:val="0"/>
      <w:marTop w:val="0"/>
      <w:marBottom w:val="0"/>
      <w:divBdr>
        <w:top w:val="none" w:sz="0" w:space="0" w:color="auto"/>
        <w:left w:val="none" w:sz="0" w:space="0" w:color="auto"/>
        <w:bottom w:val="none" w:sz="0" w:space="0" w:color="auto"/>
        <w:right w:val="none" w:sz="0" w:space="0" w:color="auto"/>
      </w:divBdr>
    </w:div>
    <w:div w:id="794326449">
      <w:bodyDiv w:val="1"/>
      <w:marLeft w:val="0"/>
      <w:marRight w:val="0"/>
      <w:marTop w:val="0"/>
      <w:marBottom w:val="0"/>
      <w:divBdr>
        <w:top w:val="none" w:sz="0" w:space="0" w:color="auto"/>
        <w:left w:val="none" w:sz="0" w:space="0" w:color="auto"/>
        <w:bottom w:val="none" w:sz="0" w:space="0" w:color="auto"/>
        <w:right w:val="none" w:sz="0" w:space="0" w:color="auto"/>
      </w:divBdr>
      <w:divsChild>
        <w:div w:id="569534296">
          <w:marLeft w:val="0"/>
          <w:marRight w:val="0"/>
          <w:marTop w:val="0"/>
          <w:marBottom w:val="0"/>
          <w:divBdr>
            <w:top w:val="none" w:sz="0" w:space="0" w:color="auto"/>
            <w:left w:val="none" w:sz="0" w:space="0" w:color="auto"/>
            <w:bottom w:val="none" w:sz="0" w:space="0" w:color="auto"/>
            <w:right w:val="none" w:sz="0" w:space="0" w:color="auto"/>
          </w:divBdr>
          <w:divsChild>
            <w:div w:id="1394965870">
              <w:marLeft w:val="0"/>
              <w:marRight w:val="0"/>
              <w:marTop w:val="0"/>
              <w:marBottom w:val="0"/>
              <w:divBdr>
                <w:top w:val="none" w:sz="0" w:space="0" w:color="auto"/>
                <w:left w:val="none" w:sz="0" w:space="0" w:color="auto"/>
                <w:bottom w:val="none" w:sz="0" w:space="0" w:color="auto"/>
                <w:right w:val="none" w:sz="0" w:space="0" w:color="auto"/>
              </w:divBdr>
              <w:divsChild>
                <w:div w:id="202828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3179">
          <w:marLeft w:val="0"/>
          <w:marRight w:val="0"/>
          <w:marTop w:val="0"/>
          <w:marBottom w:val="0"/>
          <w:divBdr>
            <w:top w:val="none" w:sz="0" w:space="0" w:color="auto"/>
            <w:left w:val="none" w:sz="0" w:space="0" w:color="auto"/>
            <w:bottom w:val="none" w:sz="0" w:space="0" w:color="auto"/>
            <w:right w:val="none" w:sz="0" w:space="0" w:color="auto"/>
          </w:divBdr>
          <w:divsChild>
            <w:div w:id="233709024">
              <w:marLeft w:val="0"/>
              <w:marRight w:val="0"/>
              <w:marTop w:val="0"/>
              <w:marBottom w:val="0"/>
              <w:divBdr>
                <w:top w:val="none" w:sz="0" w:space="0" w:color="auto"/>
                <w:left w:val="none" w:sz="0" w:space="0" w:color="auto"/>
                <w:bottom w:val="none" w:sz="0" w:space="0" w:color="auto"/>
                <w:right w:val="none" w:sz="0" w:space="0" w:color="auto"/>
              </w:divBdr>
              <w:divsChild>
                <w:div w:id="621108508">
                  <w:marLeft w:val="0"/>
                  <w:marRight w:val="0"/>
                  <w:marTop w:val="0"/>
                  <w:marBottom w:val="0"/>
                  <w:divBdr>
                    <w:top w:val="none" w:sz="0" w:space="0" w:color="auto"/>
                    <w:left w:val="none" w:sz="0" w:space="0" w:color="auto"/>
                    <w:bottom w:val="none" w:sz="0" w:space="0" w:color="auto"/>
                    <w:right w:val="none" w:sz="0" w:space="0" w:color="auto"/>
                  </w:divBdr>
                  <w:divsChild>
                    <w:div w:id="989866315">
                      <w:marLeft w:val="0"/>
                      <w:marRight w:val="0"/>
                      <w:marTop w:val="0"/>
                      <w:marBottom w:val="0"/>
                      <w:divBdr>
                        <w:top w:val="none" w:sz="0" w:space="0" w:color="auto"/>
                        <w:left w:val="none" w:sz="0" w:space="0" w:color="auto"/>
                        <w:bottom w:val="none" w:sz="0" w:space="0" w:color="auto"/>
                        <w:right w:val="none" w:sz="0" w:space="0" w:color="auto"/>
                      </w:divBdr>
                    </w:div>
                    <w:div w:id="666832526">
                      <w:marLeft w:val="0"/>
                      <w:marRight w:val="0"/>
                      <w:marTop w:val="0"/>
                      <w:marBottom w:val="0"/>
                      <w:divBdr>
                        <w:top w:val="none" w:sz="0" w:space="0" w:color="auto"/>
                        <w:left w:val="none" w:sz="0" w:space="0" w:color="auto"/>
                        <w:bottom w:val="none" w:sz="0" w:space="0" w:color="auto"/>
                        <w:right w:val="none" w:sz="0" w:space="0" w:color="auto"/>
                      </w:divBdr>
                    </w:div>
                    <w:div w:id="330303708">
                      <w:marLeft w:val="0"/>
                      <w:marRight w:val="0"/>
                      <w:marTop w:val="0"/>
                      <w:marBottom w:val="0"/>
                      <w:divBdr>
                        <w:top w:val="none" w:sz="0" w:space="0" w:color="auto"/>
                        <w:left w:val="none" w:sz="0" w:space="0" w:color="auto"/>
                        <w:bottom w:val="none" w:sz="0" w:space="0" w:color="auto"/>
                        <w:right w:val="none" w:sz="0" w:space="0" w:color="auto"/>
                      </w:divBdr>
                      <w:divsChild>
                        <w:div w:id="1833520314">
                          <w:marLeft w:val="0"/>
                          <w:marRight w:val="0"/>
                          <w:marTop w:val="0"/>
                          <w:marBottom w:val="0"/>
                          <w:divBdr>
                            <w:top w:val="none" w:sz="0" w:space="0" w:color="auto"/>
                            <w:left w:val="none" w:sz="0" w:space="0" w:color="auto"/>
                            <w:bottom w:val="none" w:sz="0" w:space="0" w:color="auto"/>
                            <w:right w:val="none" w:sz="0" w:space="0" w:color="auto"/>
                          </w:divBdr>
                        </w:div>
                      </w:divsChild>
                    </w:div>
                    <w:div w:id="1330599369">
                      <w:marLeft w:val="0"/>
                      <w:marRight w:val="0"/>
                      <w:marTop w:val="0"/>
                      <w:marBottom w:val="0"/>
                      <w:divBdr>
                        <w:top w:val="none" w:sz="0" w:space="0" w:color="auto"/>
                        <w:left w:val="none" w:sz="0" w:space="0" w:color="auto"/>
                        <w:bottom w:val="none" w:sz="0" w:space="0" w:color="auto"/>
                        <w:right w:val="none" w:sz="0" w:space="0" w:color="auto"/>
                      </w:divBdr>
                      <w:divsChild>
                        <w:div w:id="1542673055">
                          <w:marLeft w:val="0"/>
                          <w:marRight w:val="0"/>
                          <w:marTop w:val="0"/>
                          <w:marBottom w:val="0"/>
                          <w:divBdr>
                            <w:top w:val="none" w:sz="0" w:space="0" w:color="auto"/>
                            <w:left w:val="none" w:sz="0" w:space="0" w:color="auto"/>
                            <w:bottom w:val="none" w:sz="0" w:space="0" w:color="auto"/>
                            <w:right w:val="none" w:sz="0" w:space="0" w:color="auto"/>
                          </w:divBdr>
                          <w:divsChild>
                            <w:div w:id="147522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3034">
                      <w:marLeft w:val="0"/>
                      <w:marRight w:val="0"/>
                      <w:marTop w:val="0"/>
                      <w:marBottom w:val="0"/>
                      <w:divBdr>
                        <w:top w:val="none" w:sz="0" w:space="0" w:color="auto"/>
                        <w:left w:val="none" w:sz="0" w:space="0" w:color="auto"/>
                        <w:bottom w:val="none" w:sz="0" w:space="0" w:color="auto"/>
                        <w:right w:val="none" w:sz="0" w:space="0" w:color="auto"/>
                      </w:divBdr>
                      <w:divsChild>
                        <w:div w:id="872230991">
                          <w:marLeft w:val="0"/>
                          <w:marRight w:val="0"/>
                          <w:marTop w:val="0"/>
                          <w:marBottom w:val="0"/>
                          <w:divBdr>
                            <w:top w:val="none" w:sz="0" w:space="0" w:color="auto"/>
                            <w:left w:val="none" w:sz="0" w:space="0" w:color="auto"/>
                            <w:bottom w:val="none" w:sz="0" w:space="0" w:color="auto"/>
                            <w:right w:val="none" w:sz="0" w:space="0" w:color="auto"/>
                          </w:divBdr>
                        </w:div>
                      </w:divsChild>
                    </w:div>
                    <w:div w:id="634606160">
                      <w:marLeft w:val="0"/>
                      <w:marRight w:val="0"/>
                      <w:marTop w:val="0"/>
                      <w:marBottom w:val="0"/>
                      <w:divBdr>
                        <w:top w:val="none" w:sz="0" w:space="0" w:color="auto"/>
                        <w:left w:val="none" w:sz="0" w:space="0" w:color="auto"/>
                        <w:bottom w:val="none" w:sz="0" w:space="0" w:color="auto"/>
                        <w:right w:val="none" w:sz="0" w:space="0" w:color="auto"/>
                      </w:divBdr>
                    </w:div>
                    <w:div w:id="1824657141">
                      <w:marLeft w:val="0"/>
                      <w:marRight w:val="0"/>
                      <w:marTop w:val="0"/>
                      <w:marBottom w:val="0"/>
                      <w:divBdr>
                        <w:top w:val="none" w:sz="0" w:space="0" w:color="auto"/>
                        <w:left w:val="none" w:sz="0" w:space="0" w:color="auto"/>
                        <w:bottom w:val="none" w:sz="0" w:space="0" w:color="auto"/>
                        <w:right w:val="none" w:sz="0" w:space="0" w:color="auto"/>
                      </w:divBdr>
                      <w:divsChild>
                        <w:div w:id="1730962125">
                          <w:marLeft w:val="0"/>
                          <w:marRight w:val="0"/>
                          <w:marTop w:val="0"/>
                          <w:marBottom w:val="0"/>
                          <w:divBdr>
                            <w:top w:val="none" w:sz="0" w:space="0" w:color="auto"/>
                            <w:left w:val="none" w:sz="0" w:space="0" w:color="auto"/>
                            <w:bottom w:val="none" w:sz="0" w:space="0" w:color="auto"/>
                            <w:right w:val="none" w:sz="0" w:space="0" w:color="auto"/>
                          </w:divBdr>
                        </w:div>
                      </w:divsChild>
                    </w:div>
                    <w:div w:id="1955214559">
                      <w:marLeft w:val="0"/>
                      <w:marRight w:val="0"/>
                      <w:marTop w:val="0"/>
                      <w:marBottom w:val="0"/>
                      <w:divBdr>
                        <w:top w:val="none" w:sz="0" w:space="0" w:color="auto"/>
                        <w:left w:val="none" w:sz="0" w:space="0" w:color="auto"/>
                        <w:bottom w:val="none" w:sz="0" w:space="0" w:color="auto"/>
                        <w:right w:val="none" w:sz="0" w:space="0" w:color="auto"/>
                      </w:divBdr>
                      <w:divsChild>
                        <w:div w:id="536704225">
                          <w:marLeft w:val="0"/>
                          <w:marRight w:val="0"/>
                          <w:marTop w:val="0"/>
                          <w:marBottom w:val="0"/>
                          <w:divBdr>
                            <w:top w:val="none" w:sz="0" w:space="0" w:color="auto"/>
                            <w:left w:val="none" w:sz="0" w:space="0" w:color="auto"/>
                            <w:bottom w:val="none" w:sz="0" w:space="0" w:color="auto"/>
                            <w:right w:val="none" w:sz="0" w:space="0" w:color="auto"/>
                          </w:divBdr>
                          <w:divsChild>
                            <w:div w:id="14876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3662">
                      <w:marLeft w:val="0"/>
                      <w:marRight w:val="0"/>
                      <w:marTop w:val="0"/>
                      <w:marBottom w:val="0"/>
                      <w:divBdr>
                        <w:top w:val="none" w:sz="0" w:space="0" w:color="auto"/>
                        <w:left w:val="none" w:sz="0" w:space="0" w:color="auto"/>
                        <w:bottom w:val="none" w:sz="0" w:space="0" w:color="auto"/>
                        <w:right w:val="none" w:sz="0" w:space="0" w:color="auto"/>
                      </w:divBdr>
                      <w:divsChild>
                        <w:div w:id="1818760394">
                          <w:marLeft w:val="0"/>
                          <w:marRight w:val="0"/>
                          <w:marTop w:val="0"/>
                          <w:marBottom w:val="0"/>
                          <w:divBdr>
                            <w:top w:val="none" w:sz="0" w:space="0" w:color="auto"/>
                            <w:left w:val="none" w:sz="0" w:space="0" w:color="auto"/>
                            <w:bottom w:val="none" w:sz="0" w:space="0" w:color="auto"/>
                            <w:right w:val="none" w:sz="0" w:space="0" w:color="auto"/>
                          </w:divBdr>
                        </w:div>
                      </w:divsChild>
                    </w:div>
                    <w:div w:id="544100992">
                      <w:marLeft w:val="0"/>
                      <w:marRight w:val="0"/>
                      <w:marTop w:val="0"/>
                      <w:marBottom w:val="0"/>
                      <w:divBdr>
                        <w:top w:val="none" w:sz="0" w:space="0" w:color="auto"/>
                        <w:left w:val="none" w:sz="0" w:space="0" w:color="auto"/>
                        <w:bottom w:val="none" w:sz="0" w:space="0" w:color="auto"/>
                        <w:right w:val="none" w:sz="0" w:space="0" w:color="auto"/>
                      </w:divBdr>
                    </w:div>
                    <w:div w:id="1968776510">
                      <w:marLeft w:val="0"/>
                      <w:marRight w:val="0"/>
                      <w:marTop w:val="0"/>
                      <w:marBottom w:val="0"/>
                      <w:divBdr>
                        <w:top w:val="none" w:sz="0" w:space="0" w:color="auto"/>
                        <w:left w:val="none" w:sz="0" w:space="0" w:color="auto"/>
                        <w:bottom w:val="none" w:sz="0" w:space="0" w:color="auto"/>
                        <w:right w:val="none" w:sz="0" w:space="0" w:color="auto"/>
                      </w:divBdr>
                      <w:divsChild>
                        <w:div w:id="398601656">
                          <w:marLeft w:val="0"/>
                          <w:marRight w:val="0"/>
                          <w:marTop w:val="0"/>
                          <w:marBottom w:val="0"/>
                          <w:divBdr>
                            <w:top w:val="none" w:sz="0" w:space="0" w:color="auto"/>
                            <w:left w:val="none" w:sz="0" w:space="0" w:color="auto"/>
                            <w:bottom w:val="none" w:sz="0" w:space="0" w:color="auto"/>
                            <w:right w:val="none" w:sz="0" w:space="0" w:color="auto"/>
                          </w:divBdr>
                        </w:div>
                      </w:divsChild>
                    </w:div>
                    <w:div w:id="1475440527">
                      <w:marLeft w:val="0"/>
                      <w:marRight w:val="0"/>
                      <w:marTop w:val="0"/>
                      <w:marBottom w:val="0"/>
                      <w:divBdr>
                        <w:top w:val="none" w:sz="0" w:space="0" w:color="auto"/>
                        <w:left w:val="none" w:sz="0" w:space="0" w:color="auto"/>
                        <w:bottom w:val="none" w:sz="0" w:space="0" w:color="auto"/>
                        <w:right w:val="none" w:sz="0" w:space="0" w:color="auto"/>
                      </w:divBdr>
                      <w:divsChild>
                        <w:div w:id="2011445137">
                          <w:marLeft w:val="0"/>
                          <w:marRight w:val="0"/>
                          <w:marTop w:val="0"/>
                          <w:marBottom w:val="0"/>
                          <w:divBdr>
                            <w:top w:val="none" w:sz="0" w:space="0" w:color="auto"/>
                            <w:left w:val="none" w:sz="0" w:space="0" w:color="auto"/>
                            <w:bottom w:val="none" w:sz="0" w:space="0" w:color="auto"/>
                            <w:right w:val="none" w:sz="0" w:space="0" w:color="auto"/>
                          </w:divBdr>
                          <w:divsChild>
                            <w:div w:id="12887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4097">
                      <w:marLeft w:val="0"/>
                      <w:marRight w:val="0"/>
                      <w:marTop w:val="0"/>
                      <w:marBottom w:val="0"/>
                      <w:divBdr>
                        <w:top w:val="none" w:sz="0" w:space="0" w:color="auto"/>
                        <w:left w:val="none" w:sz="0" w:space="0" w:color="auto"/>
                        <w:bottom w:val="none" w:sz="0" w:space="0" w:color="auto"/>
                        <w:right w:val="none" w:sz="0" w:space="0" w:color="auto"/>
                      </w:divBdr>
                      <w:divsChild>
                        <w:div w:id="1505970952">
                          <w:marLeft w:val="0"/>
                          <w:marRight w:val="0"/>
                          <w:marTop w:val="0"/>
                          <w:marBottom w:val="0"/>
                          <w:divBdr>
                            <w:top w:val="none" w:sz="0" w:space="0" w:color="auto"/>
                            <w:left w:val="none" w:sz="0" w:space="0" w:color="auto"/>
                            <w:bottom w:val="none" w:sz="0" w:space="0" w:color="auto"/>
                            <w:right w:val="none" w:sz="0" w:space="0" w:color="auto"/>
                          </w:divBdr>
                        </w:div>
                      </w:divsChild>
                    </w:div>
                    <w:div w:id="1432243331">
                      <w:marLeft w:val="0"/>
                      <w:marRight w:val="0"/>
                      <w:marTop w:val="0"/>
                      <w:marBottom w:val="0"/>
                      <w:divBdr>
                        <w:top w:val="none" w:sz="0" w:space="0" w:color="auto"/>
                        <w:left w:val="none" w:sz="0" w:space="0" w:color="auto"/>
                        <w:bottom w:val="none" w:sz="0" w:space="0" w:color="auto"/>
                        <w:right w:val="none" w:sz="0" w:space="0" w:color="auto"/>
                      </w:divBdr>
                    </w:div>
                    <w:div w:id="7414948">
                      <w:marLeft w:val="0"/>
                      <w:marRight w:val="0"/>
                      <w:marTop w:val="0"/>
                      <w:marBottom w:val="0"/>
                      <w:divBdr>
                        <w:top w:val="none" w:sz="0" w:space="0" w:color="auto"/>
                        <w:left w:val="none" w:sz="0" w:space="0" w:color="auto"/>
                        <w:bottom w:val="none" w:sz="0" w:space="0" w:color="auto"/>
                        <w:right w:val="none" w:sz="0" w:space="0" w:color="auto"/>
                      </w:divBdr>
                      <w:divsChild>
                        <w:div w:id="1296981966">
                          <w:marLeft w:val="0"/>
                          <w:marRight w:val="0"/>
                          <w:marTop w:val="0"/>
                          <w:marBottom w:val="0"/>
                          <w:divBdr>
                            <w:top w:val="none" w:sz="0" w:space="0" w:color="auto"/>
                            <w:left w:val="none" w:sz="0" w:space="0" w:color="auto"/>
                            <w:bottom w:val="none" w:sz="0" w:space="0" w:color="auto"/>
                            <w:right w:val="none" w:sz="0" w:space="0" w:color="auto"/>
                          </w:divBdr>
                        </w:div>
                      </w:divsChild>
                    </w:div>
                    <w:div w:id="1790781787">
                      <w:marLeft w:val="0"/>
                      <w:marRight w:val="0"/>
                      <w:marTop w:val="0"/>
                      <w:marBottom w:val="0"/>
                      <w:divBdr>
                        <w:top w:val="none" w:sz="0" w:space="0" w:color="auto"/>
                        <w:left w:val="none" w:sz="0" w:space="0" w:color="auto"/>
                        <w:bottom w:val="none" w:sz="0" w:space="0" w:color="auto"/>
                        <w:right w:val="none" w:sz="0" w:space="0" w:color="auto"/>
                      </w:divBdr>
                      <w:divsChild>
                        <w:div w:id="989090788">
                          <w:marLeft w:val="0"/>
                          <w:marRight w:val="0"/>
                          <w:marTop w:val="0"/>
                          <w:marBottom w:val="0"/>
                          <w:divBdr>
                            <w:top w:val="none" w:sz="0" w:space="0" w:color="auto"/>
                            <w:left w:val="none" w:sz="0" w:space="0" w:color="auto"/>
                            <w:bottom w:val="none" w:sz="0" w:space="0" w:color="auto"/>
                            <w:right w:val="none" w:sz="0" w:space="0" w:color="auto"/>
                          </w:divBdr>
                          <w:divsChild>
                            <w:div w:id="7240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8541">
                      <w:marLeft w:val="0"/>
                      <w:marRight w:val="0"/>
                      <w:marTop w:val="0"/>
                      <w:marBottom w:val="0"/>
                      <w:divBdr>
                        <w:top w:val="none" w:sz="0" w:space="0" w:color="auto"/>
                        <w:left w:val="none" w:sz="0" w:space="0" w:color="auto"/>
                        <w:bottom w:val="none" w:sz="0" w:space="0" w:color="auto"/>
                        <w:right w:val="none" w:sz="0" w:space="0" w:color="auto"/>
                      </w:divBdr>
                      <w:divsChild>
                        <w:div w:id="341133223">
                          <w:marLeft w:val="0"/>
                          <w:marRight w:val="0"/>
                          <w:marTop w:val="0"/>
                          <w:marBottom w:val="0"/>
                          <w:divBdr>
                            <w:top w:val="none" w:sz="0" w:space="0" w:color="auto"/>
                            <w:left w:val="none" w:sz="0" w:space="0" w:color="auto"/>
                            <w:bottom w:val="none" w:sz="0" w:space="0" w:color="auto"/>
                            <w:right w:val="none" w:sz="0" w:space="0" w:color="auto"/>
                          </w:divBdr>
                        </w:div>
                      </w:divsChild>
                    </w:div>
                    <w:div w:id="201670784">
                      <w:marLeft w:val="0"/>
                      <w:marRight w:val="0"/>
                      <w:marTop w:val="0"/>
                      <w:marBottom w:val="0"/>
                      <w:divBdr>
                        <w:top w:val="none" w:sz="0" w:space="0" w:color="auto"/>
                        <w:left w:val="none" w:sz="0" w:space="0" w:color="auto"/>
                        <w:bottom w:val="none" w:sz="0" w:space="0" w:color="auto"/>
                        <w:right w:val="none" w:sz="0" w:space="0" w:color="auto"/>
                      </w:divBdr>
                    </w:div>
                    <w:div w:id="1655330194">
                      <w:marLeft w:val="0"/>
                      <w:marRight w:val="0"/>
                      <w:marTop w:val="0"/>
                      <w:marBottom w:val="0"/>
                      <w:divBdr>
                        <w:top w:val="none" w:sz="0" w:space="0" w:color="auto"/>
                        <w:left w:val="none" w:sz="0" w:space="0" w:color="auto"/>
                        <w:bottom w:val="none" w:sz="0" w:space="0" w:color="auto"/>
                        <w:right w:val="none" w:sz="0" w:space="0" w:color="auto"/>
                      </w:divBdr>
                      <w:divsChild>
                        <w:div w:id="367680391">
                          <w:marLeft w:val="0"/>
                          <w:marRight w:val="0"/>
                          <w:marTop w:val="0"/>
                          <w:marBottom w:val="0"/>
                          <w:divBdr>
                            <w:top w:val="none" w:sz="0" w:space="0" w:color="auto"/>
                            <w:left w:val="none" w:sz="0" w:space="0" w:color="auto"/>
                            <w:bottom w:val="none" w:sz="0" w:space="0" w:color="auto"/>
                            <w:right w:val="none" w:sz="0" w:space="0" w:color="auto"/>
                          </w:divBdr>
                        </w:div>
                      </w:divsChild>
                    </w:div>
                    <w:div w:id="1234123722">
                      <w:marLeft w:val="0"/>
                      <w:marRight w:val="0"/>
                      <w:marTop w:val="0"/>
                      <w:marBottom w:val="0"/>
                      <w:divBdr>
                        <w:top w:val="none" w:sz="0" w:space="0" w:color="auto"/>
                        <w:left w:val="none" w:sz="0" w:space="0" w:color="auto"/>
                        <w:bottom w:val="none" w:sz="0" w:space="0" w:color="auto"/>
                        <w:right w:val="none" w:sz="0" w:space="0" w:color="auto"/>
                      </w:divBdr>
                      <w:divsChild>
                        <w:div w:id="1838836415">
                          <w:marLeft w:val="0"/>
                          <w:marRight w:val="0"/>
                          <w:marTop w:val="0"/>
                          <w:marBottom w:val="0"/>
                          <w:divBdr>
                            <w:top w:val="none" w:sz="0" w:space="0" w:color="auto"/>
                            <w:left w:val="none" w:sz="0" w:space="0" w:color="auto"/>
                            <w:bottom w:val="none" w:sz="0" w:space="0" w:color="auto"/>
                            <w:right w:val="none" w:sz="0" w:space="0" w:color="auto"/>
                          </w:divBdr>
                          <w:divsChild>
                            <w:div w:id="15218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284">
                      <w:marLeft w:val="0"/>
                      <w:marRight w:val="0"/>
                      <w:marTop w:val="0"/>
                      <w:marBottom w:val="0"/>
                      <w:divBdr>
                        <w:top w:val="none" w:sz="0" w:space="0" w:color="auto"/>
                        <w:left w:val="none" w:sz="0" w:space="0" w:color="auto"/>
                        <w:bottom w:val="none" w:sz="0" w:space="0" w:color="auto"/>
                        <w:right w:val="none" w:sz="0" w:space="0" w:color="auto"/>
                      </w:divBdr>
                      <w:divsChild>
                        <w:div w:id="1612274571">
                          <w:marLeft w:val="0"/>
                          <w:marRight w:val="0"/>
                          <w:marTop w:val="0"/>
                          <w:marBottom w:val="0"/>
                          <w:divBdr>
                            <w:top w:val="none" w:sz="0" w:space="0" w:color="auto"/>
                            <w:left w:val="none" w:sz="0" w:space="0" w:color="auto"/>
                            <w:bottom w:val="none" w:sz="0" w:space="0" w:color="auto"/>
                            <w:right w:val="none" w:sz="0" w:space="0" w:color="auto"/>
                          </w:divBdr>
                        </w:div>
                      </w:divsChild>
                    </w:div>
                    <w:div w:id="1680230203">
                      <w:marLeft w:val="0"/>
                      <w:marRight w:val="0"/>
                      <w:marTop w:val="0"/>
                      <w:marBottom w:val="0"/>
                      <w:divBdr>
                        <w:top w:val="none" w:sz="0" w:space="0" w:color="auto"/>
                        <w:left w:val="none" w:sz="0" w:space="0" w:color="auto"/>
                        <w:bottom w:val="none" w:sz="0" w:space="0" w:color="auto"/>
                        <w:right w:val="none" w:sz="0" w:space="0" w:color="auto"/>
                      </w:divBdr>
                    </w:div>
                    <w:div w:id="1726761963">
                      <w:marLeft w:val="0"/>
                      <w:marRight w:val="0"/>
                      <w:marTop w:val="0"/>
                      <w:marBottom w:val="0"/>
                      <w:divBdr>
                        <w:top w:val="none" w:sz="0" w:space="0" w:color="auto"/>
                        <w:left w:val="none" w:sz="0" w:space="0" w:color="auto"/>
                        <w:bottom w:val="none" w:sz="0" w:space="0" w:color="auto"/>
                        <w:right w:val="none" w:sz="0" w:space="0" w:color="auto"/>
                      </w:divBdr>
                      <w:divsChild>
                        <w:div w:id="1138230829">
                          <w:marLeft w:val="0"/>
                          <w:marRight w:val="0"/>
                          <w:marTop w:val="0"/>
                          <w:marBottom w:val="0"/>
                          <w:divBdr>
                            <w:top w:val="none" w:sz="0" w:space="0" w:color="auto"/>
                            <w:left w:val="none" w:sz="0" w:space="0" w:color="auto"/>
                            <w:bottom w:val="none" w:sz="0" w:space="0" w:color="auto"/>
                            <w:right w:val="none" w:sz="0" w:space="0" w:color="auto"/>
                          </w:divBdr>
                        </w:div>
                      </w:divsChild>
                    </w:div>
                    <w:div w:id="815296694">
                      <w:marLeft w:val="0"/>
                      <w:marRight w:val="0"/>
                      <w:marTop w:val="0"/>
                      <w:marBottom w:val="0"/>
                      <w:divBdr>
                        <w:top w:val="none" w:sz="0" w:space="0" w:color="auto"/>
                        <w:left w:val="none" w:sz="0" w:space="0" w:color="auto"/>
                        <w:bottom w:val="none" w:sz="0" w:space="0" w:color="auto"/>
                        <w:right w:val="none" w:sz="0" w:space="0" w:color="auto"/>
                      </w:divBdr>
                      <w:divsChild>
                        <w:div w:id="667056821">
                          <w:marLeft w:val="0"/>
                          <w:marRight w:val="0"/>
                          <w:marTop w:val="0"/>
                          <w:marBottom w:val="0"/>
                          <w:divBdr>
                            <w:top w:val="none" w:sz="0" w:space="0" w:color="auto"/>
                            <w:left w:val="none" w:sz="0" w:space="0" w:color="auto"/>
                            <w:bottom w:val="none" w:sz="0" w:space="0" w:color="auto"/>
                            <w:right w:val="none" w:sz="0" w:space="0" w:color="auto"/>
                          </w:divBdr>
                          <w:divsChild>
                            <w:div w:id="3261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2561">
                      <w:marLeft w:val="0"/>
                      <w:marRight w:val="0"/>
                      <w:marTop w:val="0"/>
                      <w:marBottom w:val="0"/>
                      <w:divBdr>
                        <w:top w:val="none" w:sz="0" w:space="0" w:color="auto"/>
                        <w:left w:val="none" w:sz="0" w:space="0" w:color="auto"/>
                        <w:bottom w:val="none" w:sz="0" w:space="0" w:color="auto"/>
                        <w:right w:val="none" w:sz="0" w:space="0" w:color="auto"/>
                      </w:divBdr>
                      <w:divsChild>
                        <w:div w:id="641427000">
                          <w:marLeft w:val="0"/>
                          <w:marRight w:val="0"/>
                          <w:marTop w:val="0"/>
                          <w:marBottom w:val="0"/>
                          <w:divBdr>
                            <w:top w:val="none" w:sz="0" w:space="0" w:color="auto"/>
                            <w:left w:val="none" w:sz="0" w:space="0" w:color="auto"/>
                            <w:bottom w:val="none" w:sz="0" w:space="0" w:color="auto"/>
                            <w:right w:val="none" w:sz="0" w:space="0" w:color="auto"/>
                          </w:divBdr>
                        </w:div>
                      </w:divsChild>
                    </w:div>
                    <w:div w:id="473182870">
                      <w:marLeft w:val="0"/>
                      <w:marRight w:val="0"/>
                      <w:marTop w:val="0"/>
                      <w:marBottom w:val="0"/>
                      <w:divBdr>
                        <w:top w:val="none" w:sz="0" w:space="0" w:color="auto"/>
                        <w:left w:val="none" w:sz="0" w:space="0" w:color="auto"/>
                        <w:bottom w:val="none" w:sz="0" w:space="0" w:color="auto"/>
                        <w:right w:val="none" w:sz="0" w:space="0" w:color="auto"/>
                      </w:divBdr>
                    </w:div>
                    <w:div w:id="989288054">
                      <w:marLeft w:val="0"/>
                      <w:marRight w:val="0"/>
                      <w:marTop w:val="0"/>
                      <w:marBottom w:val="0"/>
                      <w:divBdr>
                        <w:top w:val="none" w:sz="0" w:space="0" w:color="auto"/>
                        <w:left w:val="none" w:sz="0" w:space="0" w:color="auto"/>
                        <w:bottom w:val="none" w:sz="0" w:space="0" w:color="auto"/>
                        <w:right w:val="none" w:sz="0" w:space="0" w:color="auto"/>
                      </w:divBdr>
                      <w:divsChild>
                        <w:div w:id="807093127">
                          <w:marLeft w:val="0"/>
                          <w:marRight w:val="0"/>
                          <w:marTop w:val="0"/>
                          <w:marBottom w:val="0"/>
                          <w:divBdr>
                            <w:top w:val="none" w:sz="0" w:space="0" w:color="auto"/>
                            <w:left w:val="none" w:sz="0" w:space="0" w:color="auto"/>
                            <w:bottom w:val="none" w:sz="0" w:space="0" w:color="auto"/>
                            <w:right w:val="none" w:sz="0" w:space="0" w:color="auto"/>
                          </w:divBdr>
                        </w:div>
                      </w:divsChild>
                    </w:div>
                    <w:div w:id="963003245">
                      <w:marLeft w:val="0"/>
                      <w:marRight w:val="0"/>
                      <w:marTop w:val="0"/>
                      <w:marBottom w:val="0"/>
                      <w:divBdr>
                        <w:top w:val="none" w:sz="0" w:space="0" w:color="auto"/>
                        <w:left w:val="none" w:sz="0" w:space="0" w:color="auto"/>
                        <w:bottom w:val="none" w:sz="0" w:space="0" w:color="auto"/>
                        <w:right w:val="none" w:sz="0" w:space="0" w:color="auto"/>
                      </w:divBdr>
                      <w:divsChild>
                        <w:div w:id="231888873">
                          <w:marLeft w:val="0"/>
                          <w:marRight w:val="0"/>
                          <w:marTop w:val="0"/>
                          <w:marBottom w:val="0"/>
                          <w:divBdr>
                            <w:top w:val="none" w:sz="0" w:space="0" w:color="auto"/>
                            <w:left w:val="none" w:sz="0" w:space="0" w:color="auto"/>
                            <w:bottom w:val="none" w:sz="0" w:space="0" w:color="auto"/>
                            <w:right w:val="none" w:sz="0" w:space="0" w:color="auto"/>
                          </w:divBdr>
                          <w:divsChild>
                            <w:div w:id="3151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8678">
                      <w:marLeft w:val="0"/>
                      <w:marRight w:val="0"/>
                      <w:marTop w:val="0"/>
                      <w:marBottom w:val="0"/>
                      <w:divBdr>
                        <w:top w:val="none" w:sz="0" w:space="0" w:color="auto"/>
                        <w:left w:val="none" w:sz="0" w:space="0" w:color="auto"/>
                        <w:bottom w:val="none" w:sz="0" w:space="0" w:color="auto"/>
                        <w:right w:val="none" w:sz="0" w:space="0" w:color="auto"/>
                      </w:divBdr>
                      <w:divsChild>
                        <w:div w:id="129178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639146">
      <w:bodyDiv w:val="1"/>
      <w:marLeft w:val="0"/>
      <w:marRight w:val="0"/>
      <w:marTop w:val="0"/>
      <w:marBottom w:val="0"/>
      <w:divBdr>
        <w:top w:val="none" w:sz="0" w:space="0" w:color="auto"/>
        <w:left w:val="none" w:sz="0" w:space="0" w:color="auto"/>
        <w:bottom w:val="none" w:sz="0" w:space="0" w:color="auto"/>
        <w:right w:val="none" w:sz="0" w:space="0" w:color="auto"/>
      </w:divBdr>
    </w:div>
    <w:div w:id="799687937">
      <w:bodyDiv w:val="1"/>
      <w:marLeft w:val="0"/>
      <w:marRight w:val="0"/>
      <w:marTop w:val="0"/>
      <w:marBottom w:val="0"/>
      <w:divBdr>
        <w:top w:val="none" w:sz="0" w:space="0" w:color="auto"/>
        <w:left w:val="none" w:sz="0" w:space="0" w:color="auto"/>
        <w:bottom w:val="none" w:sz="0" w:space="0" w:color="auto"/>
        <w:right w:val="none" w:sz="0" w:space="0" w:color="auto"/>
      </w:divBdr>
    </w:div>
    <w:div w:id="864250334">
      <w:bodyDiv w:val="1"/>
      <w:marLeft w:val="0"/>
      <w:marRight w:val="0"/>
      <w:marTop w:val="0"/>
      <w:marBottom w:val="0"/>
      <w:divBdr>
        <w:top w:val="none" w:sz="0" w:space="0" w:color="auto"/>
        <w:left w:val="none" w:sz="0" w:space="0" w:color="auto"/>
        <w:bottom w:val="none" w:sz="0" w:space="0" w:color="auto"/>
        <w:right w:val="none" w:sz="0" w:space="0" w:color="auto"/>
      </w:divBdr>
      <w:divsChild>
        <w:div w:id="1829596112">
          <w:marLeft w:val="0"/>
          <w:marRight w:val="0"/>
          <w:marTop w:val="0"/>
          <w:marBottom w:val="0"/>
          <w:divBdr>
            <w:top w:val="none" w:sz="0" w:space="0" w:color="auto"/>
            <w:left w:val="none" w:sz="0" w:space="0" w:color="auto"/>
            <w:bottom w:val="none" w:sz="0" w:space="0" w:color="auto"/>
            <w:right w:val="none" w:sz="0" w:space="0" w:color="auto"/>
          </w:divBdr>
          <w:divsChild>
            <w:div w:id="1767075066">
              <w:marLeft w:val="0"/>
              <w:marRight w:val="0"/>
              <w:marTop w:val="0"/>
              <w:marBottom w:val="0"/>
              <w:divBdr>
                <w:top w:val="none" w:sz="0" w:space="0" w:color="auto"/>
                <w:left w:val="none" w:sz="0" w:space="0" w:color="auto"/>
                <w:bottom w:val="none" w:sz="0" w:space="0" w:color="auto"/>
                <w:right w:val="none" w:sz="0" w:space="0" w:color="auto"/>
              </w:divBdr>
              <w:divsChild>
                <w:div w:id="1322541109">
                  <w:marLeft w:val="0"/>
                  <w:marRight w:val="0"/>
                  <w:marTop w:val="0"/>
                  <w:marBottom w:val="0"/>
                  <w:divBdr>
                    <w:top w:val="none" w:sz="0" w:space="0" w:color="auto"/>
                    <w:left w:val="none" w:sz="0" w:space="0" w:color="auto"/>
                    <w:bottom w:val="none" w:sz="0" w:space="0" w:color="auto"/>
                    <w:right w:val="none" w:sz="0" w:space="0" w:color="auto"/>
                  </w:divBdr>
                  <w:divsChild>
                    <w:div w:id="2113548083">
                      <w:marLeft w:val="0"/>
                      <w:marRight w:val="0"/>
                      <w:marTop w:val="0"/>
                      <w:marBottom w:val="0"/>
                      <w:divBdr>
                        <w:top w:val="none" w:sz="0" w:space="0" w:color="auto"/>
                        <w:left w:val="none" w:sz="0" w:space="0" w:color="auto"/>
                        <w:bottom w:val="none" w:sz="0" w:space="0" w:color="auto"/>
                        <w:right w:val="none" w:sz="0" w:space="0" w:color="auto"/>
                      </w:divBdr>
                      <w:divsChild>
                        <w:div w:id="805319090">
                          <w:marLeft w:val="0"/>
                          <w:marRight w:val="0"/>
                          <w:marTop w:val="0"/>
                          <w:marBottom w:val="0"/>
                          <w:divBdr>
                            <w:top w:val="none" w:sz="0" w:space="0" w:color="auto"/>
                            <w:left w:val="none" w:sz="0" w:space="0" w:color="auto"/>
                            <w:bottom w:val="none" w:sz="0" w:space="0" w:color="auto"/>
                            <w:right w:val="none" w:sz="0" w:space="0" w:color="auto"/>
                          </w:divBdr>
                          <w:divsChild>
                            <w:div w:id="1906719783">
                              <w:marLeft w:val="0"/>
                              <w:marRight w:val="0"/>
                              <w:marTop w:val="0"/>
                              <w:marBottom w:val="0"/>
                              <w:divBdr>
                                <w:top w:val="none" w:sz="0" w:space="0" w:color="auto"/>
                                <w:left w:val="none" w:sz="0" w:space="0" w:color="auto"/>
                                <w:bottom w:val="none" w:sz="0" w:space="0" w:color="auto"/>
                                <w:right w:val="none" w:sz="0" w:space="0" w:color="auto"/>
                              </w:divBdr>
                              <w:divsChild>
                                <w:div w:id="469059819">
                                  <w:marLeft w:val="0"/>
                                  <w:marRight w:val="0"/>
                                  <w:marTop w:val="0"/>
                                  <w:marBottom w:val="0"/>
                                  <w:divBdr>
                                    <w:top w:val="none" w:sz="0" w:space="0" w:color="auto"/>
                                    <w:left w:val="none" w:sz="0" w:space="0" w:color="auto"/>
                                    <w:bottom w:val="none" w:sz="0" w:space="0" w:color="auto"/>
                                    <w:right w:val="none" w:sz="0" w:space="0" w:color="auto"/>
                                  </w:divBdr>
                                  <w:divsChild>
                                    <w:div w:id="833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5280">
                              <w:marLeft w:val="0"/>
                              <w:marRight w:val="0"/>
                              <w:marTop w:val="0"/>
                              <w:marBottom w:val="0"/>
                              <w:divBdr>
                                <w:top w:val="none" w:sz="0" w:space="0" w:color="auto"/>
                                <w:left w:val="none" w:sz="0" w:space="0" w:color="auto"/>
                                <w:bottom w:val="none" w:sz="0" w:space="0" w:color="auto"/>
                                <w:right w:val="none" w:sz="0" w:space="0" w:color="auto"/>
                              </w:divBdr>
                              <w:divsChild>
                                <w:div w:id="1696229495">
                                  <w:marLeft w:val="0"/>
                                  <w:marRight w:val="0"/>
                                  <w:marTop w:val="0"/>
                                  <w:marBottom w:val="0"/>
                                  <w:divBdr>
                                    <w:top w:val="none" w:sz="0" w:space="0" w:color="auto"/>
                                    <w:left w:val="none" w:sz="0" w:space="0" w:color="auto"/>
                                    <w:bottom w:val="none" w:sz="0" w:space="0" w:color="auto"/>
                                    <w:right w:val="none" w:sz="0" w:space="0" w:color="auto"/>
                                  </w:divBdr>
                                  <w:divsChild>
                                    <w:div w:id="1255362965">
                                      <w:marLeft w:val="0"/>
                                      <w:marRight w:val="0"/>
                                      <w:marTop w:val="0"/>
                                      <w:marBottom w:val="0"/>
                                      <w:divBdr>
                                        <w:top w:val="none" w:sz="0" w:space="0" w:color="auto"/>
                                        <w:left w:val="none" w:sz="0" w:space="0" w:color="auto"/>
                                        <w:bottom w:val="none" w:sz="0" w:space="0" w:color="auto"/>
                                        <w:right w:val="none" w:sz="0" w:space="0" w:color="auto"/>
                                      </w:divBdr>
                                      <w:divsChild>
                                        <w:div w:id="1136525714">
                                          <w:marLeft w:val="0"/>
                                          <w:marRight w:val="0"/>
                                          <w:marTop w:val="0"/>
                                          <w:marBottom w:val="0"/>
                                          <w:divBdr>
                                            <w:top w:val="none" w:sz="0" w:space="0" w:color="auto"/>
                                            <w:left w:val="none" w:sz="0" w:space="0" w:color="auto"/>
                                            <w:bottom w:val="none" w:sz="0" w:space="0" w:color="auto"/>
                                            <w:right w:val="none" w:sz="0" w:space="0" w:color="auto"/>
                                          </w:divBdr>
                                        </w:div>
                                        <w:div w:id="1158956845">
                                          <w:marLeft w:val="0"/>
                                          <w:marRight w:val="0"/>
                                          <w:marTop w:val="0"/>
                                          <w:marBottom w:val="0"/>
                                          <w:divBdr>
                                            <w:top w:val="none" w:sz="0" w:space="0" w:color="auto"/>
                                            <w:left w:val="none" w:sz="0" w:space="0" w:color="auto"/>
                                            <w:bottom w:val="none" w:sz="0" w:space="0" w:color="auto"/>
                                            <w:right w:val="none" w:sz="0" w:space="0" w:color="auto"/>
                                          </w:divBdr>
                                          <w:divsChild>
                                            <w:div w:id="1429083833">
                                              <w:marLeft w:val="0"/>
                                              <w:marRight w:val="0"/>
                                              <w:marTop w:val="0"/>
                                              <w:marBottom w:val="0"/>
                                              <w:divBdr>
                                                <w:top w:val="none" w:sz="0" w:space="0" w:color="auto"/>
                                                <w:left w:val="none" w:sz="0" w:space="0" w:color="auto"/>
                                                <w:bottom w:val="none" w:sz="0" w:space="0" w:color="auto"/>
                                                <w:right w:val="none" w:sz="0" w:space="0" w:color="auto"/>
                                              </w:divBdr>
                                            </w:div>
                                          </w:divsChild>
                                        </w:div>
                                        <w:div w:id="456726896">
                                          <w:marLeft w:val="0"/>
                                          <w:marRight w:val="0"/>
                                          <w:marTop w:val="0"/>
                                          <w:marBottom w:val="0"/>
                                          <w:divBdr>
                                            <w:top w:val="none" w:sz="0" w:space="0" w:color="auto"/>
                                            <w:left w:val="none" w:sz="0" w:space="0" w:color="auto"/>
                                            <w:bottom w:val="none" w:sz="0" w:space="0" w:color="auto"/>
                                            <w:right w:val="none" w:sz="0" w:space="0" w:color="auto"/>
                                          </w:divBdr>
                                          <w:divsChild>
                                            <w:div w:id="766775244">
                                              <w:marLeft w:val="0"/>
                                              <w:marRight w:val="0"/>
                                              <w:marTop w:val="0"/>
                                              <w:marBottom w:val="0"/>
                                              <w:divBdr>
                                                <w:top w:val="none" w:sz="0" w:space="0" w:color="auto"/>
                                                <w:left w:val="none" w:sz="0" w:space="0" w:color="auto"/>
                                                <w:bottom w:val="none" w:sz="0" w:space="0" w:color="auto"/>
                                                <w:right w:val="none" w:sz="0" w:space="0" w:color="auto"/>
                                              </w:divBdr>
                                            </w:div>
                                          </w:divsChild>
                                        </w:div>
                                        <w:div w:id="1701084567">
                                          <w:marLeft w:val="0"/>
                                          <w:marRight w:val="0"/>
                                          <w:marTop w:val="0"/>
                                          <w:marBottom w:val="0"/>
                                          <w:divBdr>
                                            <w:top w:val="none" w:sz="0" w:space="0" w:color="auto"/>
                                            <w:left w:val="none" w:sz="0" w:space="0" w:color="auto"/>
                                            <w:bottom w:val="none" w:sz="0" w:space="0" w:color="auto"/>
                                            <w:right w:val="none" w:sz="0" w:space="0" w:color="auto"/>
                                          </w:divBdr>
                                        </w:div>
                                        <w:div w:id="1660962881">
                                          <w:marLeft w:val="0"/>
                                          <w:marRight w:val="0"/>
                                          <w:marTop w:val="0"/>
                                          <w:marBottom w:val="0"/>
                                          <w:divBdr>
                                            <w:top w:val="none" w:sz="0" w:space="0" w:color="auto"/>
                                            <w:left w:val="none" w:sz="0" w:space="0" w:color="auto"/>
                                            <w:bottom w:val="none" w:sz="0" w:space="0" w:color="auto"/>
                                            <w:right w:val="none" w:sz="0" w:space="0" w:color="auto"/>
                                          </w:divBdr>
                                          <w:divsChild>
                                            <w:div w:id="1068765271">
                                              <w:marLeft w:val="0"/>
                                              <w:marRight w:val="0"/>
                                              <w:marTop w:val="0"/>
                                              <w:marBottom w:val="0"/>
                                              <w:divBdr>
                                                <w:top w:val="none" w:sz="0" w:space="0" w:color="auto"/>
                                                <w:left w:val="none" w:sz="0" w:space="0" w:color="auto"/>
                                                <w:bottom w:val="none" w:sz="0" w:space="0" w:color="auto"/>
                                                <w:right w:val="none" w:sz="0" w:space="0" w:color="auto"/>
                                              </w:divBdr>
                                            </w:div>
                                          </w:divsChild>
                                        </w:div>
                                        <w:div w:id="1595552405">
                                          <w:marLeft w:val="0"/>
                                          <w:marRight w:val="0"/>
                                          <w:marTop w:val="0"/>
                                          <w:marBottom w:val="0"/>
                                          <w:divBdr>
                                            <w:top w:val="none" w:sz="0" w:space="0" w:color="auto"/>
                                            <w:left w:val="none" w:sz="0" w:space="0" w:color="auto"/>
                                            <w:bottom w:val="none" w:sz="0" w:space="0" w:color="auto"/>
                                            <w:right w:val="none" w:sz="0" w:space="0" w:color="auto"/>
                                          </w:divBdr>
                                          <w:divsChild>
                                            <w:div w:id="1364214261">
                                              <w:marLeft w:val="0"/>
                                              <w:marRight w:val="0"/>
                                              <w:marTop w:val="0"/>
                                              <w:marBottom w:val="0"/>
                                              <w:divBdr>
                                                <w:top w:val="none" w:sz="0" w:space="0" w:color="auto"/>
                                                <w:left w:val="none" w:sz="0" w:space="0" w:color="auto"/>
                                                <w:bottom w:val="none" w:sz="0" w:space="0" w:color="auto"/>
                                                <w:right w:val="none" w:sz="0" w:space="0" w:color="auto"/>
                                              </w:divBdr>
                                              <w:divsChild>
                                                <w:div w:id="202863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0700">
                                          <w:marLeft w:val="0"/>
                                          <w:marRight w:val="0"/>
                                          <w:marTop w:val="0"/>
                                          <w:marBottom w:val="0"/>
                                          <w:divBdr>
                                            <w:top w:val="none" w:sz="0" w:space="0" w:color="auto"/>
                                            <w:left w:val="none" w:sz="0" w:space="0" w:color="auto"/>
                                            <w:bottom w:val="none" w:sz="0" w:space="0" w:color="auto"/>
                                            <w:right w:val="none" w:sz="0" w:space="0" w:color="auto"/>
                                          </w:divBdr>
                                          <w:divsChild>
                                            <w:div w:id="476654653">
                                              <w:marLeft w:val="0"/>
                                              <w:marRight w:val="0"/>
                                              <w:marTop w:val="0"/>
                                              <w:marBottom w:val="0"/>
                                              <w:divBdr>
                                                <w:top w:val="none" w:sz="0" w:space="0" w:color="auto"/>
                                                <w:left w:val="none" w:sz="0" w:space="0" w:color="auto"/>
                                                <w:bottom w:val="none" w:sz="0" w:space="0" w:color="auto"/>
                                                <w:right w:val="none" w:sz="0" w:space="0" w:color="auto"/>
                                              </w:divBdr>
                                            </w:div>
                                          </w:divsChild>
                                        </w:div>
                                        <w:div w:id="520818838">
                                          <w:marLeft w:val="0"/>
                                          <w:marRight w:val="0"/>
                                          <w:marTop w:val="0"/>
                                          <w:marBottom w:val="0"/>
                                          <w:divBdr>
                                            <w:top w:val="none" w:sz="0" w:space="0" w:color="auto"/>
                                            <w:left w:val="none" w:sz="0" w:space="0" w:color="auto"/>
                                            <w:bottom w:val="none" w:sz="0" w:space="0" w:color="auto"/>
                                            <w:right w:val="none" w:sz="0" w:space="0" w:color="auto"/>
                                          </w:divBdr>
                                        </w:div>
                                        <w:div w:id="192695564">
                                          <w:marLeft w:val="0"/>
                                          <w:marRight w:val="0"/>
                                          <w:marTop w:val="0"/>
                                          <w:marBottom w:val="0"/>
                                          <w:divBdr>
                                            <w:top w:val="none" w:sz="0" w:space="0" w:color="auto"/>
                                            <w:left w:val="none" w:sz="0" w:space="0" w:color="auto"/>
                                            <w:bottom w:val="none" w:sz="0" w:space="0" w:color="auto"/>
                                            <w:right w:val="none" w:sz="0" w:space="0" w:color="auto"/>
                                          </w:divBdr>
                                          <w:divsChild>
                                            <w:div w:id="1753964331">
                                              <w:marLeft w:val="0"/>
                                              <w:marRight w:val="0"/>
                                              <w:marTop w:val="0"/>
                                              <w:marBottom w:val="0"/>
                                              <w:divBdr>
                                                <w:top w:val="none" w:sz="0" w:space="0" w:color="auto"/>
                                                <w:left w:val="none" w:sz="0" w:space="0" w:color="auto"/>
                                                <w:bottom w:val="none" w:sz="0" w:space="0" w:color="auto"/>
                                                <w:right w:val="none" w:sz="0" w:space="0" w:color="auto"/>
                                              </w:divBdr>
                                            </w:div>
                                          </w:divsChild>
                                        </w:div>
                                        <w:div w:id="781996971">
                                          <w:marLeft w:val="0"/>
                                          <w:marRight w:val="0"/>
                                          <w:marTop w:val="0"/>
                                          <w:marBottom w:val="0"/>
                                          <w:divBdr>
                                            <w:top w:val="none" w:sz="0" w:space="0" w:color="auto"/>
                                            <w:left w:val="none" w:sz="0" w:space="0" w:color="auto"/>
                                            <w:bottom w:val="none" w:sz="0" w:space="0" w:color="auto"/>
                                            <w:right w:val="none" w:sz="0" w:space="0" w:color="auto"/>
                                          </w:divBdr>
                                          <w:divsChild>
                                            <w:div w:id="569313502">
                                              <w:marLeft w:val="0"/>
                                              <w:marRight w:val="0"/>
                                              <w:marTop w:val="0"/>
                                              <w:marBottom w:val="0"/>
                                              <w:divBdr>
                                                <w:top w:val="none" w:sz="0" w:space="0" w:color="auto"/>
                                                <w:left w:val="none" w:sz="0" w:space="0" w:color="auto"/>
                                                <w:bottom w:val="none" w:sz="0" w:space="0" w:color="auto"/>
                                                <w:right w:val="none" w:sz="0" w:space="0" w:color="auto"/>
                                              </w:divBdr>
                                              <w:divsChild>
                                                <w:div w:id="15578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5542">
                                          <w:marLeft w:val="0"/>
                                          <w:marRight w:val="0"/>
                                          <w:marTop w:val="0"/>
                                          <w:marBottom w:val="0"/>
                                          <w:divBdr>
                                            <w:top w:val="none" w:sz="0" w:space="0" w:color="auto"/>
                                            <w:left w:val="none" w:sz="0" w:space="0" w:color="auto"/>
                                            <w:bottom w:val="none" w:sz="0" w:space="0" w:color="auto"/>
                                            <w:right w:val="none" w:sz="0" w:space="0" w:color="auto"/>
                                          </w:divBdr>
                                          <w:divsChild>
                                            <w:div w:id="1705595894">
                                              <w:marLeft w:val="0"/>
                                              <w:marRight w:val="0"/>
                                              <w:marTop w:val="0"/>
                                              <w:marBottom w:val="0"/>
                                              <w:divBdr>
                                                <w:top w:val="none" w:sz="0" w:space="0" w:color="auto"/>
                                                <w:left w:val="none" w:sz="0" w:space="0" w:color="auto"/>
                                                <w:bottom w:val="none" w:sz="0" w:space="0" w:color="auto"/>
                                                <w:right w:val="none" w:sz="0" w:space="0" w:color="auto"/>
                                              </w:divBdr>
                                            </w:div>
                                          </w:divsChild>
                                        </w:div>
                                        <w:div w:id="362293438">
                                          <w:marLeft w:val="0"/>
                                          <w:marRight w:val="0"/>
                                          <w:marTop w:val="0"/>
                                          <w:marBottom w:val="0"/>
                                          <w:divBdr>
                                            <w:top w:val="none" w:sz="0" w:space="0" w:color="auto"/>
                                            <w:left w:val="none" w:sz="0" w:space="0" w:color="auto"/>
                                            <w:bottom w:val="none" w:sz="0" w:space="0" w:color="auto"/>
                                            <w:right w:val="none" w:sz="0" w:space="0" w:color="auto"/>
                                          </w:divBdr>
                                        </w:div>
                                        <w:div w:id="2080203111">
                                          <w:marLeft w:val="0"/>
                                          <w:marRight w:val="0"/>
                                          <w:marTop w:val="0"/>
                                          <w:marBottom w:val="0"/>
                                          <w:divBdr>
                                            <w:top w:val="none" w:sz="0" w:space="0" w:color="auto"/>
                                            <w:left w:val="none" w:sz="0" w:space="0" w:color="auto"/>
                                            <w:bottom w:val="none" w:sz="0" w:space="0" w:color="auto"/>
                                            <w:right w:val="none" w:sz="0" w:space="0" w:color="auto"/>
                                          </w:divBdr>
                                          <w:divsChild>
                                            <w:div w:id="310405487">
                                              <w:marLeft w:val="0"/>
                                              <w:marRight w:val="0"/>
                                              <w:marTop w:val="0"/>
                                              <w:marBottom w:val="0"/>
                                              <w:divBdr>
                                                <w:top w:val="none" w:sz="0" w:space="0" w:color="auto"/>
                                                <w:left w:val="none" w:sz="0" w:space="0" w:color="auto"/>
                                                <w:bottom w:val="none" w:sz="0" w:space="0" w:color="auto"/>
                                                <w:right w:val="none" w:sz="0" w:space="0" w:color="auto"/>
                                              </w:divBdr>
                                            </w:div>
                                          </w:divsChild>
                                        </w:div>
                                        <w:div w:id="1011877806">
                                          <w:marLeft w:val="0"/>
                                          <w:marRight w:val="0"/>
                                          <w:marTop w:val="0"/>
                                          <w:marBottom w:val="0"/>
                                          <w:divBdr>
                                            <w:top w:val="none" w:sz="0" w:space="0" w:color="auto"/>
                                            <w:left w:val="none" w:sz="0" w:space="0" w:color="auto"/>
                                            <w:bottom w:val="none" w:sz="0" w:space="0" w:color="auto"/>
                                            <w:right w:val="none" w:sz="0" w:space="0" w:color="auto"/>
                                          </w:divBdr>
                                          <w:divsChild>
                                            <w:div w:id="1461731587">
                                              <w:marLeft w:val="0"/>
                                              <w:marRight w:val="0"/>
                                              <w:marTop w:val="0"/>
                                              <w:marBottom w:val="0"/>
                                              <w:divBdr>
                                                <w:top w:val="none" w:sz="0" w:space="0" w:color="auto"/>
                                                <w:left w:val="none" w:sz="0" w:space="0" w:color="auto"/>
                                                <w:bottom w:val="none" w:sz="0" w:space="0" w:color="auto"/>
                                                <w:right w:val="none" w:sz="0" w:space="0" w:color="auto"/>
                                              </w:divBdr>
                                              <w:divsChild>
                                                <w:div w:id="15800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6708">
                                          <w:marLeft w:val="0"/>
                                          <w:marRight w:val="0"/>
                                          <w:marTop w:val="0"/>
                                          <w:marBottom w:val="0"/>
                                          <w:divBdr>
                                            <w:top w:val="none" w:sz="0" w:space="0" w:color="auto"/>
                                            <w:left w:val="none" w:sz="0" w:space="0" w:color="auto"/>
                                            <w:bottom w:val="none" w:sz="0" w:space="0" w:color="auto"/>
                                            <w:right w:val="none" w:sz="0" w:space="0" w:color="auto"/>
                                          </w:divBdr>
                                          <w:divsChild>
                                            <w:div w:id="984696320">
                                              <w:marLeft w:val="0"/>
                                              <w:marRight w:val="0"/>
                                              <w:marTop w:val="0"/>
                                              <w:marBottom w:val="0"/>
                                              <w:divBdr>
                                                <w:top w:val="none" w:sz="0" w:space="0" w:color="auto"/>
                                                <w:left w:val="none" w:sz="0" w:space="0" w:color="auto"/>
                                                <w:bottom w:val="none" w:sz="0" w:space="0" w:color="auto"/>
                                                <w:right w:val="none" w:sz="0" w:space="0" w:color="auto"/>
                                              </w:divBdr>
                                            </w:div>
                                          </w:divsChild>
                                        </w:div>
                                        <w:div w:id="1144351574">
                                          <w:marLeft w:val="0"/>
                                          <w:marRight w:val="0"/>
                                          <w:marTop w:val="0"/>
                                          <w:marBottom w:val="0"/>
                                          <w:divBdr>
                                            <w:top w:val="none" w:sz="0" w:space="0" w:color="auto"/>
                                            <w:left w:val="none" w:sz="0" w:space="0" w:color="auto"/>
                                            <w:bottom w:val="none" w:sz="0" w:space="0" w:color="auto"/>
                                            <w:right w:val="none" w:sz="0" w:space="0" w:color="auto"/>
                                          </w:divBdr>
                                        </w:div>
                                        <w:div w:id="1335838131">
                                          <w:marLeft w:val="0"/>
                                          <w:marRight w:val="0"/>
                                          <w:marTop w:val="0"/>
                                          <w:marBottom w:val="0"/>
                                          <w:divBdr>
                                            <w:top w:val="none" w:sz="0" w:space="0" w:color="auto"/>
                                            <w:left w:val="none" w:sz="0" w:space="0" w:color="auto"/>
                                            <w:bottom w:val="none" w:sz="0" w:space="0" w:color="auto"/>
                                            <w:right w:val="none" w:sz="0" w:space="0" w:color="auto"/>
                                          </w:divBdr>
                                          <w:divsChild>
                                            <w:div w:id="1993558170">
                                              <w:marLeft w:val="0"/>
                                              <w:marRight w:val="0"/>
                                              <w:marTop w:val="0"/>
                                              <w:marBottom w:val="0"/>
                                              <w:divBdr>
                                                <w:top w:val="none" w:sz="0" w:space="0" w:color="auto"/>
                                                <w:left w:val="none" w:sz="0" w:space="0" w:color="auto"/>
                                                <w:bottom w:val="none" w:sz="0" w:space="0" w:color="auto"/>
                                                <w:right w:val="none" w:sz="0" w:space="0" w:color="auto"/>
                                              </w:divBdr>
                                            </w:div>
                                          </w:divsChild>
                                        </w:div>
                                        <w:div w:id="1055817131">
                                          <w:marLeft w:val="0"/>
                                          <w:marRight w:val="0"/>
                                          <w:marTop w:val="0"/>
                                          <w:marBottom w:val="0"/>
                                          <w:divBdr>
                                            <w:top w:val="none" w:sz="0" w:space="0" w:color="auto"/>
                                            <w:left w:val="none" w:sz="0" w:space="0" w:color="auto"/>
                                            <w:bottom w:val="none" w:sz="0" w:space="0" w:color="auto"/>
                                            <w:right w:val="none" w:sz="0" w:space="0" w:color="auto"/>
                                          </w:divBdr>
                                          <w:divsChild>
                                            <w:div w:id="735906698">
                                              <w:marLeft w:val="0"/>
                                              <w:marRight w:val="0"/>
                                              <w:marTop w:val="0"/>
                                              <w:marBottom w:val="0"/>
                                              <w:divBdr>
                                                <w:top w:val="none" w:sz="0" w:space="0" w:color="auto"/>
                                                <w:left w:val="none" w:sz="0" w:space="0" w:color="auto"/>
                                                <w:bottom w:val="none" w:sz="0" w:space="0" w:color="auto"/>
                                                <w:right w:val="none" w:sz="0" w:space="0" w:color="auto"/>
                                              </w:divBdr>
                                              <w:divsChild>
                                                <w:div w:id="987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91265">
                                          <w:marLeft w:val="0"/>
                                          <w:marRight w:val="0"/>
                                          <w:marTop w:val="0"/>
                                          <w:marBottom w:val="0"/>
                                          <w:divBdr>
                                            <w:top w:val="none" w:sz="0" w:space="0" w:color="auto"/>
                                            <w:left w:val="none" w:sz="0" w:space="0" w:color="auto"/>
                                            <w:bottom w:val="none" w:sz="0" w:space="0" w:color="auto"/>
                                            <w:right w:val="none" w:sz="0" w:space="0" w:color="auto"/>
                                          </w:divBdr>
                                          <w:divsChild>
                                            <w:div w:id="599878968">
                                              <w:marLeft w:val="0"/>
                                              <w:marRight w:val="0"/>
                                              <w:marTop w:val="0"/>
                                              <w:marBottom w:val="0"/>
                                              <w:divBdr>
                                                <w:top w:val="none" w:sz="0" w:space="0" w:color="auto"/>
                                                <w:left w:val="none" w:sz="0" w:space="0" w:color="auto"/>
                                                <w:bottom w:val="none" w:sz="0" w:space="0" w:color="auto"/>
                                                <w:right w:val="none" w:sz="0" w:space="0" w:color="auto"/>
                                              </w:divBdr>
                                            </w:div>
                                          </w:divsChild>
                                        </w:div>
                                        <w:div w:id="1762139466">
                                          <w:marLeft w:val="0"/>
                                          <w:marRight w:val="0"/>
                                          <w:marTop w:val="0"/>
                                          <w:marBottom w:val="0"/>
                                          <w:divBdr>
                                            <w:top w:val="none" w:sz="0" w:space="0" w:color="auto"/>
                                            <w:left w:val="none" w:sz="0" w:space="0" w:color="auto"/>
                                            <w:bottom w:val="none" w:sz="0" w:space="0" w:color="auto"/>
                                            <w:right w:val="none" w:sz="0" w:space="0" w:color="auto"/>
                                          </w:divBdr>
                                        </w:div>
                                        <w:div w:id="584266700">
                                          <w:marLeft w:val="0"/>
                                          <w:marRight w:val="0"/>
                                          <w:marTop w:val="0"/>
                                          <w:marBottom w:val="0"/>
                                          <w:divBdr>
                                            <w:top w:val="none" w:sz="0" w:space="0" w:color="auto"/>
                                            <w:left w:val="none" w:sz="0" w:space="0" w:color="auto"/>
                                            <w:bottom w:val="none" w:sz="0" w:space="0" w:color="auto"/>
                                            <w:right w:val="none" w:sz="0" w:space="0" w:color="auto"/>
                                          </w:divBdr>
                                          <w:divsChild>
                                            <w:div w:id="1027606352">
                                              <w:marLeft w:val="0"/>
                                              <w:marRight w:val="0"/>
                                              <w:marTop w:val="0"/>
                                              <w:marBottom w:val="0"/>
                                              <w:divBdr>
                                                <w:top w:val="none" w:sz="0" w:space="0" w:color="auto"/>
                                                <w:left w:val="none" w:sz="0" w:space="0" w:color="auto"/>
                                                <w:bottom w:val="none" w:sz="0" w:space="0" w:color="auto"/>
                                                <w:right w:val="none" w:sz="0" w:space="0" w:color="auto"/>
                                              </w:divBdr>
                                            </w:div>
                                          </w:divsChild>
                                        </w:div>
                                        <w:div w:id="1472400115">
                                          <w:marLeft w:val="0"/>
                                          <w:marRight w:val="0"/>
                                          <w:marTop w:val="0"/>
                                          <w:marBottom w:val="0"/>
                                          <w:divBdr>
                                            <w:top w:val="none" w:sz="0" w:space="0" w:color="auto"/>
                                            <w:left w:val="none" w:sz="0" w:space="0" w:color="auto"/>
                                            <w:bottom w:val="none" w:sz="0" w:space="0" w:color="auto"/>
                                            <w:right w:val="none" w:sz="0" w:space="0" w:color="auto"/>
                                          </w:divBdr>
                                          <w:divsChild>
                                            <w:div w:id="972754146">
                                              <w:marLeft w:val="0"/>
                                              <w:marRight w:val="0"/>
                                              <w:marTop w:val="0"/>
                                              <w:marBottom w:val="0"/>
                                              <w:divBdr>
                                                <w:top w:val="none" w:sz="0" w:space="0" w:color="auto"/>
                                                <w:left w:val="none" w:sz="0" w:space="0" w:color="auto"/>
                                                <w:bottom w:val="none" w:sz="0" w:space="0" w:color="auto"/>
                                                <w:right w:val="none" w:sz="0" w:space="0" w:color="auto"/>
                                              </w:divBdr>
                                              <w:divsChild>
                                                <w:div w:id="5646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3852">
                                          <w:marLeft w:val="0"/>
                                          <w:marRight w:val="0"/>
                                          <w:marTop w:val="0"/>
                                          <w:marBottom w:val="0"/>
                                          <w:divBdr>
                                            <w:top w:val="none" w:sz="0" w:space="0" w:color="auto"/>
                                            <w:left w:val="none" w:sz="0" w:space="0" w:color="auto"/>
                                            <w:bottom w:val="none" w:sz="0" w:space="0" w:color="auto"/>
                                            <w:right w:val="none" w:sz="0" w:space="0" w:color="auto"/>
                                          </w:divBdr>
                                          <w:divsChild>
                                            <w:div w:id="183986590">
                                              <w:marLeft w:val="0"/>
                                              <w:marRight w:val="0"/>
                                              <w:marTop w:val="0"/>
                                              <w:marBottom w:val="0"/>
                                              <w:divBdr>
                                                <w:top w:val="none" w:sz="0" w:space="0" w:color="auto"/>
                                                <w:left w:val="none" w:sz="0" w:space="0" w:color="auto"/>
                                                <w:bottom w:val="none" w:sz="0" w:space="0" w:color="auto"/>
                                                <w:right w:val="none" w:sz="0" w:space="0" w:color="auto"/>
                                              </w:divBdr>
                                            </w:div>
                                          </w:divsChild>
                                        </w:div>
                                        <w:div w:id="1891264243">
                                          <w:marLeft w:val="0"/>
                                          <w:marRight w:val="0"/>
                                          <w:marTop w:val="0"/>
                                          <w:marBottom w:val="0"/>
                                          <w:divBdr>
                                            <w:top w:val="none" w:sz="0" w:space="0" w:color="auto"/>
                                            <w:left w:val="none" w:sz="0" w:space="0" w:color="auto"/>
                                            <w:bottom w:val="none" w:sz="0" w:space="0" w:color="auto"/>
                                            <w:right w:val="none" w:sz="0" w:space="0" w:color="auto"/>
                                          </w:divBdr>
                                        </w:div>
                                        <w:div w:id="1644315860">
                                          <w:marLeft w:val="0"/>
                                          <w:marRight w:val="0"/>
                                          <w:marTop w:val="0"/>
                                          <w:marBottom w:val="0"/>
                                          <w:divBdr>
                                            <w:top w:val="none" w:sz="0" w:space="0" w:color="auto"/>
                                            <w:left w:val="none" w:sz="0" w:space="0" w:color="auto"/>
                                            <w:bottom w:val="none" w:sz="0" w:space="0" w:color="auto"/>
                                            <w:right w:val="none" w:sz="0" w:space="0" w:color="auto"/>
                                          </w:divBdr>
                                          <w:divsChild>
                                            <w:div w:id="199325013">
                                              <w:marLeft w:val="0"/>
                                              <w:marRight w:val="0"/>
                                              <w:marTop w:val="0"/>
                                              <w:marBottom w:val="0"/>
                                              <w:divBdr>
                                                <w:top w:val="none" w:sz="0" w:space="0" w:color="auto"/>
                                                <w:left w:val="none" w:sz="0" w:space="0" w:color="auto"/>
                                                <w:bottom w:val="none" w:sz="0" w:space="0" w:color="auto"/>
                                                <w:right w:val="none" w:sz="0" w:space="0" w:color="auto"/>
                                              </w:divBdr>
                                            </w:div>
                                          </w:divsChild>
                                        </w:div>
                                        <w:div w:id="1441410534">
                                          <w:marLeft w:val="0"/>
                                          <w:marRight w:val="0"/>
                                          <w:marTop w:val="0"/>
                                          <w:marBottom w:val="0"/>
                                          <w:divBdr>
                                            <w:top w:val="none" w:sz="0" w:space="0" w:color="auto"/>
                                            <w:left w:val="none" w:sz="0" w:space="0" w:color="auto"/>
                                            <w:bottom w:val="none" w:sz="0" w:space="0" w:color="auto"/>
                                            <w:right w:val="none" w:sz="0" w:space="0" w:color="auto"/>
                                          </w:divBdr>
                                          <w:divsChild>
                                            <w:div w:id="540214138">
                                              <w:marLeft w:val="0"/>
                                              <w:marRight w:val="0"/>
                                              <w:marTop w:val="0"/>
                                              <w:marBottom w:val="0"/>
                                              <w:divBdr>
                                                <w:top w:val="none" w:sz="0" w:space="0" w:color="auto"/>
                                                <w:left w:val="none" w:sz="0" w:space="0" w:color="auto"/>
                                                <w:bottom w:val="none" w:sz="0" w:space="0" w:color="auto"/>
                                                <w:right w:val="none" w:sz="0" w:space="0" w:color="auto"/>
                                              </w:divBdr>
                                              <w:divsChild>
                                                <w:div w:id="2615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540">
                                          <w:marLeft w:val="0"/>
                                          <w:marRight w:val="0"/>
                                          <w:marTop w:val="0"/>
                                          <w:marBottom w:val="0"/>
                                          <w:divBdr>
                                            <w:top w:val="none" w:sz="0" w:space="0" w:color="auto"/>
                                            <w:left w:val="none" w:sz="0" w:space="0" w:color="auto"/>
                                            <w:bottom w:val="none" w:sz="0" w:space="0" w:color="auto"/>
                                            <w:right w:val="none" w:sz="0" w:space="0" w:color="auto"/>
                                          </w:divBdr>
                                          <w:divsChild>
                                            <w:div w:id="1788966323">
                                              <w:marLeft w:val="0"/>
                                              <w:marRight w:val="0"/>
                                              <w:marTop w:val="0"/>
                                              <w:marBottom w:val="0"/>
                                              <w:divBdr>
                                                <w:top w:val="none" w:sz="0" w:space="0" w:color="auto"/>
                                                <w:left w:val="none" w:sz="0" w:space="0" w:color="auto"/>
                                                <w:bottom w:val="none" w:sz="0" w:space="0" w:color="auto"/>
                                                <w:right w:val="none" w:sz="0" w:space="0" w:color="auto"/>
                                              </w:divBdr>
                                            </w:div>
                                          </w:divsChild>
                                        </w:div>
                                        <w:div w:id="1469008740">
                                          <w:marLeft w:val="0"/>
                                          <w:marRight w:val="0"/>
                                          <w:marTop w:val="0"/>
                                          <w:marBottom w:val="0"/>
                                          <w:divBdr>
                                            <w:top w:val="none" w:sz="0" w:space="0" w:color="auto"/>
                                            <w:left w:val="none" w:sz="0" w:space="0" w:color="auto"/>
                                            <w:bottom w:val="none" w:sz="0" w:space="0" w:color="auto"/>
                                            <w:right w:val="none" w:sz="0" w:space="0" w:color="auto"/>
                                          </w:divBdr>
                                        </w:div>
                                        <w:div w:id="889921002">
                                          <w:marLeft w:val="0"/>
                                          <w:marRight w:val="0"/>
                                          <w:marTop w:val="0"/>
                                          <w:marBottom w:val="0"/>
                                          <w:divBdr>
                                            <w:top w:val="none" w:sz="0" w:space="0" w:color="auto"/>
                                            <w:left w:val="none" w:sz="0" w:space="0" w:color="auto"/>
                                            <w:bottom w:val="none" w:sz="0" w:space="0" w:color="auto"/>
                                            <w:right w:val="none" w:sz="0" w:space="0" w:color="auto"/>
                                          </w:divBdr>
                                          <w:divsChild>
                                            <w:div w:id="1321735564">
                                              <w:marLeft w:val="0"/>
                                              <w:marRight w:val="0"/>
                                              <w:marTop w:val="0"/>
                                              <w:marBottom w:val="0"/>
                                              <w:divBdr>
                                                <w:top w:val="none" w:sz="0" w:space="0" w:color="auto"/>
                                                <w:left w:val="none" w:sz="0" w:space="0" w:color="auto"/>
                                                <w:bottom w:val="none" w:sz="0" w:space="0" w:color="auto"/>
                                                <w:right w:val="none" w:sz="0" w:space="0" w:color="auto"/>
                                              </w:divBdr>
                                            </w:div>
                                          </w:divsChild>
                                        </w:div>
                                        <w:div w:id="1402754431">
                                          <w:marLeft w:val="0"/>
                                          <w:marRight w:val="0"/>
                                          <w:marTop w:val="0"/>
                                          <w:marBottom w:val="0"/>
                                          <w:divBdr>
                                            <w:top w:val="none" w:sz="0" w:space="0" w:color="auto"/>
                                            <w:left w:val="none" w:sz="0" w:space="0" w:color="auto"/>
                                            <w:bottom w:val="none" w:sz="0" w:space="0" w:color="auto"/>
                                            <w:right w:val="none" w:sz="0" w:space="0" w:color="auto"/>
                                          </w:divBdr>
                                          <w:divsChild>
                                            <w:div w:id="760951630">
                                              <w:marLeft w:val="0"/>
                                              <w:marRight w:val="0"/>
                                              <w:marTop w:val="0"/>
                                              <w:marBottom w:val="0"/>
                                              <w:divBdr>
                                                <w:top w:val="none" w:sz="0" w:space="0" w:color="auto"/>
                                                <w:left w:val="none" w:sz="0" w:space="0" w:color="auto"/>
                                                <w:bottom w:val="none" w:sz="0" w:space="0" w:color="auto"/>
                                                <w:right w:val="none" w:sz="0" w:space="0" w:color="auto"/>
                                              </w:divBdr>
                                              <w:divsChild>
                                                <w:div w:id="4943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81509">
                                          <w:marLeft w:val="0"/>
                                          <w:marRight w:val="0"/>
                                          <w:marTop w:val="0"/>
                                          <w:marBottom w:val="0"/>
                                          <w:divBdr>
                                            <w:top w:val="none" w:sz="0" w:space="0" w:color="auto"/>
                                            <w:left w:val="none" w:sz="0" w:space="0" w:color="auto"/>
                                            <w:bottom w:val="none" w:sz="0" w:space="0" w:color="auto"/>
                                            <w:right w:val="none" w:sz="0" w:space="0" w:color="auto"/>
                                          </w:divBdr>
                                          <w:divsChild>
                                            <w:div w:id="2035571430">
                                              <w:marLeft w:val="0"/>
                                              <w:marRight w:val="0"/>
                                              <w:marTop w:val="0"/>
                                              <w:marBottom w:val="0"/>
                                              <w:divBdr>
                                                <w:top w:val="none" w:sz="0" w:space="0" w:color="auto"/>
                                                <w:left w:val="none" w:sz="0" w:space="0" w:color="auto"/>
                                                <w:bottom w:val="none" w:sz="0" w:space="0" w:color="auto"/>
                                                <w:right w:val="none" w:sz="0" w:space="0" w:color="auto"/>
                                              </w:divBdr>
                                            </w:div>
                                          </w:divsChild>
                                        </w:div>
                                        <w:div w:id="1112670658">
                                          <w:marLeft w:val="0"/>
                                          <w:marRight w:val="0"/>
                                          <w:marTop w:val="0"/>
                                          <w:marBottom w:val="0"/>
                                          <w:divBdr>
                                            <w:top w:val="none" w:sz="0" w:space="0" w:color="auto"/>
                                            <w:left w:val="none" w:sz="0" w:space="0" w:color="auto"/>
                                            <w:bottom w:val="none" w:sz="0" w:space="0" w:color="auto"/>
                                            <w:right w:val="none" w:sz="0" w:space="0" w:color="auto"/>
                                          </w:divBdr>
                                        </w:div>
                                        <w:div w:id="288634376">
                                          <w:marLeft w:val="0"/>
                                          <w:marRight w:val="0"/>
                                          <w:marTop w:val="0"/>
                                          <w:marBottom w:val="0"/>
                                          <w:divBdr>
                                            <w:top w:val="none" w:sz="0" w:space="0" w:color="auto"/>
                                            <w:left w:val="none" w:sz="0" w:space="0" w:color="auto"/>
                                            <w:bottom w:val="none" w:sz="0" w:space="0" w:color="auto"/>
                                            <w:right w:val="none" w:sz="0" w:space="0" w:color="auto"/>
                                          </w:divBdr>
                                          <w:divsChild>
                                            <w:div w:id="2063677664">
                                              <w:marLeft w:val="0"/>
                                              <w:marRight w:val="0"/>
                                              <w:marTop w:val="0"/>
                                              <w:marBottom w:val="0"/>
                                              <w:divBdr>
                                                <w:top w:val="none" w:sz="0" w:space="0" w:color="auto"/>
                                                <w:left w:val="none" w:sz="0" w:space="0" w:color="auto"/>
                                                <w:bottom w:val="none" w:sz="0" w:space="0" w:color="auto"/>
                                                <w:right w:val="none" w:sz="0" w:space="0" w:color="auto"/>
                                              </w:divBdr>
                                            </w:div>
                                          </w:divsChild>
                                        </w:div>
                                        <w:div w:id="1642734452">
                                          <w:marLeft w:val="0"/>
                                          <w:marRight w:val="0"/>
                                          <w:marTop w:val="0"/>
                                          <w:marBottom w:val="0"/>
                                          <w:divBdr>
                                            <w:top w:val="none" w:sz="0" w:space="0" w:color="auto"/>
                                            <w:left w:val="none" w:sz="0" w:space="0" w:color="auto"/>
                                            <w:bottom w:val="none" w:sz="0" w:space="0" w:color="auto"/>
                                            <w:right w:val="none" w:sz="0" w:space="0" w:color="auto"/>
                                          </w:divBdr>
                                          <w:divsChild>
                                            <w:div w:id="1229343805">
                                              <w:marLeft w:val="0"/>
                                              <w:marRight w:val="0"/>
                                              <w:marTop w:val="0"/>
                                              <w:marBottom w:val="0"/>
                                              <w:divBdr>
                                                <w:top w:val="none" w:sz="0" w:space="0" w:color="auto"/>
                                                <w:left w:val="none" w:sz="0" w:space="0" w:color="auto"/>
                                                <w:bottom w:val="none" w:sz="0" w:space="0" w:color="auto"/>
                                                <w:right w:val="none" w:sz="0" w:space="0" w:color="auto"/>
                                              </w:divBdr>
                                              <w:divsChild>
                                                <w:div w:id="152378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5883">
                                          <w:marLeft w:val="0"/>
                                          <w:marRight w:val="0"/>
                                          <w:marTop w:val="0"/>
                                          <w:marBottom w:val="0"/>
                                          <w:divBdr>
                                            <w:top w:val="none" w:sz="0" w:space="0" w:color="auto"/>
                                            <w:left w:val="none" w:sz="0" w:space="0" w:color="auto"/>
                                            <w:bottom w:val="none" w:sz="0" w:space="0" w:color="auto"/>
                                            <w:right w:val="none" w:sz="0" w:space="0" w:color="auto"/>
                                          </w:divBdr>
                                          <w:divsChild>
                                            <w:div w:id="668211720">
                                              <w:marLeft w:val="0"/>
                                              <w:marRight w:val="0"/>
                                              <w:marTop w:val="0"/>
                                              <w:marBottom w:val="0"/>
                                              <w:divBdr>
                                                <w:top w:val="none" w:sz="0" w:space="0" w:color="auto"/>
                                                <w:left w:val="none" w:sz="0" w:space="0" w:color="auto"/>
                                                <w:bottom w:val="none" w:sz="0" w:space="0" w:color="auto"/>
                                                <w:right w:val="none" w:sz="0" w:space="0" w:color="auto"/>
                                              </w:divBdr>
                                            </w:div>
                                          </w:divsChild>
                                        </w:div>
                                        <w:div w:id="2094087677">
                                          <w:marLeft w:val="0"/>
                                          <w:marRight w:val="0"/>
                                          <w:marTop w:val="0"/>
                                          <w:marBottom w:val="0"/>
                                          <w:divBdr>
                                            <w:top w:val="none" w:sz="0" w:space="0" w:color="auto"/>
                                            <w:left w:val="none" w:sz="0" w:space="0" w:color="auto"/>
                                            <w:bottom w:val="none" w:sz="0" w:space="0" w:color="auto"/>
                                            <w:right w:val="none" w:sz="0" w:space="0" w:color="auto"/>
                                          </w:divBdr>
                                        </w:div>
                                        <w:div w:id="1758363397">
                                          <w:marLeft w:val="0"/>
                                          <w:marRight w:val="0"/>
                                          <w:marTop w:val="0"/>
                                          <w:marBottom w:val="0"/>
                                          <w:divBdr>
                                            <w:top w:val="none" w:sz="0" w:space="0" w:color="auto"/>
                                            <w:left w:val="none" w:sz="0" w:space="0" w:color="auto"/>
                                            <w:bottom w:val="none" w:sz="0" w:space="0" w:color="auto"/>
                                            <w:right w:val="none" w:sz="0" w:space="0" w:color="auto"/>
                                          </w:divBdr>
                                          <w:divsChild>
                                            <w:div w:id="604004358">
                                              <w:marLeft w:val="0"/>
                                              <w:marRight w:val="0"/>
                                              <w:marTop w:val="0"/>
                                              <w:marBottom w:val="0"/>
                                              <w:divBdr>
                                                <w:top w:val="none" w:sz="0" w:space="0" w:color="auto"/>
                                                <w:left w:val="none" w:sz="0" w:space="0" w:color="auto"/>
                                                <w:bottom w:val="none" w:sz="0" w:space="0" w:color="auto"/>
                                                <w:right w:val="none" w:sz="0" w:space="0" w:color="auto"/>
                                              </w:divBdr>
                                            </w:div>
                                          </w:divsChild>
                                        </w:div>
                                        <w:div w:id="1307054530">
                                          <w:marLeft w:val="0"/>
                                          <w:marRight w:val="0"/>
                                          <w:marTop w:val="0"/>
                                          <w:marBottom w:val="0"/>
                                          <w:divBdr>
                                            <w:top w:val="none" w:sz="0" w:space="0" w:color="auto"/>
                                            <w:left w:val="none" w:sz="0" w:space="0" w:color="auto"/>
                                            <w:bottom w:val="none" w:sz="0" w:space="0" w:color="auto"/>
                                            <w:right w:val="none" w:sz="0" w:space="0" w:color="auto"/>
                                          </w:divBdr>
                                          <w:divsChild>
                                            <w:div w:id="1972396004">
                                              <w:marLeft w:val="0"/>
                                              <w:marRight w:val="0"/>
                                              <w:marTop w:val="0"/>
                                              <w:marBottom w:val="0"/>
                                              <w:divBdr>
                                                <w:top w:val="none" w:sz="0" w:space="0" w:color="auto"/>
                                                <w:left w:val="none" w:sz="0" w:space="0" w:color="auto"/>
                                                <w:bottom w:val="none" w:sz="0" w:space="0" w:color="auto"/>
                                                <w:right w:val="none" w:sz="0" w:space="0" w:color="auto"/>
                                              </w:divBdr>
                                              <w:divsChild>
                                                <w:div w:id="2264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55349">
                                          <w:marLeft w:val="0"/>
                                          <w:marRight w:val="0"/>
                                          <w:marTop w:val="0"/>
                                          <w:marBottom w:val="0"/>
                                          <w:divBdr>
                                            <w:top w:val="none" w:sz="0" w:space="0" w:color="auto"/>
                                            <w:left w:val="none" w:sz="0" w:space="0" w:color="auto"/>
                                            <w:bottom w:val="none" w:sz="0" w:space="0" w:color="auto"/>
                                            <w:right w:val="none" w:sz="0" w:space="0" w:color="auto"/>
                                          </w:divBdr>
                                          <w:divsChild>
                                            <w:div w:id="986712773">
                                              <w:marLeft w:val="0"/>
                                              <w:marRight w:val="0"/>
                                              <w:marTop w:val="0"/>
                                              <w:marBottom w:val="0"/>
                                              <w:divBdr>
                                                <w:top w:val="none" w:sz="0" w:space="0" w:color="auto"/>
                                                <w:left w:val="none" w:sz="0" w:space="0" w:color="auto"/>
                                                <w:bottom w:val="none" w:sz="0" w:space="0" w:color="auto"/>
                                                <w:right w:val="none" w:sz="0" w:space="0" w:color="auto"/>
                                              </w:divBdr>
                                            </w:div>
                                          </w:divsChild>
                                        </w:div>
                                        <w:div w:id="343242534">
                                          <w:marLeft w:val="0"/>
                                          <w:marRight w:val="0"/>
                                          <w:marTop w:val="0"/>
                                          <w:marBottom w:val="0"/>
                                          <w:divBdr>
                                            <w:top w:val="none" w:sz="0" w:space="0" w:color="auto"/>
                                            <w:left w:val="none" w:sz="0" w:space="0" w:color="auto"/>
                                            <w:bottom w:val="none" w:sz="0" w:space="0" w:color="auto"/>
                                            <w:right w:val="none" w:sz="0" w:space="0" w:color="auto"/>
                                          </w:divBdr>
                                        </w:div>
                                        <w:div w:id="230971703">
                                          <w:marLeft w:val="0"/>
                                          <w:marRight w:val="0"/>
                                          <w:marTop w:val="0"/>
                                          <w:marBottom w:val="0"/>
                                          <w:divBdr>
                                            <w:top w:val="none" w:sz="0" w:space="0" w:color="auto"/>
                                            <w:left w:val="none" w:sz="0" w:space="0" w:color="auto"/>
                                            <w:bottom w:val="none" w:sz="0" w:space="0" w:color="auto"/>
                                            <w:right w:val="none" w:sz="0" w:space="0" w:color="auto"/>
                                          </w:divBdr>
                                          <w:divsChild>
                                            <w:div w:id="436758065">
                                              <w:marLeft w:val="0"/>
                                              <w:marRight w:val="0"/>
                                              <w:marTop w:val="0"/>
                                              <w:marBottom w:val="0"/>
                                              <w:divBdr>
                                                <w:top w:val="none" w:sz="0" w:space="0" w:color="auto"/>
                                                <w:left w:val="none" w:sz="0" w:space="0" w:color="auto"/>
                                                <w:bottom w:val="none" w:sz="0" w:space="0" w:color="auto"/>
                                                <w:right w:val="none" w:sz="0" w:space="0" w:color="auto"/>
                                              </w:divBdr>
                                            </w:div>
                                          </w:divsChild>
                                        </w:div>
                                        <w:div w:id="2033263692">
                                          <w:marLeft w:val="0"/>
                                          <w:marRight w:val="0"/>
                                          <w:marTop w:val="0"/>
                                          <w:marBottom w:val="0"/>
                                          <w:divBdr>
                                            <w:top w:val="none" w:sz="0" w:space="0" w:color="auto"/>
                                            <w:left w:val="none" w:sz="0" w:space="0" w:color="auto"/>
                                            <w:bottom w:val="none" w:sz="0" w:space="0" w:color="auto"/>
                                            <w:right w:val="none" w:sz="0" w:space="0" w:color="auto"/>
                                          </w:divBdr>
                                          <w:divsChild>
                                            <w:div w:id="53817100">
                                              <w:marLeft w:val="0"/>
                                              <w:marRight w:val="0"/>
                                              <w:marTop w:val="0"/>
                                              <w:marBottom w:val="0"/>
                                              <w:divBdr>
                                                <w:top w:val="none" w:sz="0" w:space="0" w:color="auto"/>
                                                <w:left w:val="none" w:sz="0" w:space="0" w:color="auto"/>
                                                <w:bottom w:val="none" w:sz="0" w:space="0" w:color="auto"/>
                                                <w:right w:val="none" w:sz="0" w:space="0" w:color="auto"/>
                                              </w:divBdr>
                                              <w:divsChild>
                                                <w:div w:id="102282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6063">
                                          <w:marLeft w:val="0"/>
                                          <w:marRight w:val="0"/>
                                          <w:marTop w:val="0"/>
                                          <w:marBottom w:val="0"/>
                                          <w:divBdr>
                                            <w:top w:val="none" w:sz="0" w:space="0" w:color="auto"/>
                                            <w:left w:val="none" w:sz="0" w:space="0" w:color="auto"/>
                                            <w:bottom w:val="none" w:sz="0" w:space="0" w:color="auto"/>
                                            <w:right w:val="none" w:sz="0" w:space="0" w:color="auto"/>
                                          </w:divBdr>
                                          <w:divsChild>
                                            <w:div w:id="2054304620">
                                              <w:marLeft w:val="0"/>
                                              <w:marRight w:val="0"/>
                                              <w:marTop w:val="0"/>
                                              <w:marBottom w:val="0"/>
                                              <w:divBdr>
                                                <w:top w:val="none" w:sz="0" w:space="0" w:color="auto"/>
                                                <w:left w:val="none" w:sz="0" w:space="0" w:color="auto"/>
                                                <w:bottom w:val="none" w:sz="0" w:space="0" w:color="auto"/>
                                                <w:right w:val="none" w:sz="0" w:space="0" w:color="auto"/>
                                              </w:divBdr>
                                            </w:div>
                                          </w:divsChild>
                                        </w:div>
                                        <w:div w:id="967663341">
                                          <w:marLeft w:val="0"/>
                                          <w:marRight w:val="0"/>
                                          <w:marTop w:val="0"/>
                                          <w:marBottom w:val="0"/>
                                          <w:divBdr>
                                            <w:top w:val="none" w:sz="0" w:space="0" w:color="auto"/>
                                            <w:left w:val="none" w:sz="0" w:space="0" w:color="auto"/>
                                            <w:bottom w:val="none" w:sz="0" w:space="0" w:color="auto"/>
                                            <w:right w:val="none" w:sz="0" w:space="0" w:color="auto"/>
                                          </w:divBdr>
                                        </w:div>
                                        <w:div w:id="312224068">
                                          <w:marLeft w:val="0"/>
                                          <w:marRight w:val="0"/>
                                          <w:marTop w:val="0"/>
                                          <w:marBottom w:val="0"/>
                                          <w:divBdr>
                                            <w:top w:val="none" w:sz="0" w:space="0" w:color="auto"/>
                                            <w:left w:val="none" w:sz="0" w:space="0" w:color="auto"/>
                                            <w:bottom w:val="none" w:sz="0" w:space="0" w:color="auto"/>
                                            <w:right w:val="none" w:sz="0" w:space="0" w:color="auto"/>
                                          </w:divBdr>
                                          <w:divsChild>
                                            <w:div w:id="1473906599">
                                              <w:marLeft w:val="0"/>
                                              <w:marRight w:val="0"/>
                                              <w:marTop w:val="0"/>
                                              <w:marBottom w:val="0"/>
                                              <w:divBdr>
                                                <w:top w:val="none" w:sz="0" w:space="0" w:color="auto"/>
                                                <w:left w:val="none" w:sz="0" w:space="0" w:color="auto"/>
                                                <w:bottom w:val="none" w:sz="0" w:space="0" w:color="auto"/>
                                                <w:right w:val="none" w:sz="0" w:space="0" w:color="auto"/>
                                              </w:divBdr>
                                            </w:div>
                                          </w:divsChild>
                                        </w:div>
                                        <w:div w:id="395199760">
                                          <w:marLeft w:val="0"/>
                                          <w:marRight w:val="0"/>
                                          <w:marTop w:val="0"/>
                                          <w:marBottom w:val="0"/>
                                          <w:divBdr>
                                            <w:top w:val="none" w:sz="0" w:space="0" w:color="auto"/>
                                            <w:left w:val="none" w:sz="0" w:space="0" w:color="auto"/>
                                            <w:bottom w:val="none" w:sz="0" w:space="0" w:color="auto"/>
                                            <w:right w:val="none" w:sz="0" w:space="0" w:color="auto"/>
                                          </w:divBdr>
                                          <w:divsChild>
                                            <w:div w:id="1261259752">
                                              <w:marLeft w:val="0"/>
                                              <w:marRight w:val="0"/>
                                              <w:marTop w:val="0"/>
                                              <w:marBottom w:val="0"/>
                                              <w:divBdr>
                                                <w:top w:val="none" w:sz="0" w:space="0" w:color="auto"/>
                                                <w:left w:val="none" w:sz="0" w:space="0" w:color="auto"/>
                                                <w:bottom w:val="none" w:sz="0" w:space="0" w:color="auto"/>
                                                <w:right w:val="none" w:sz="0" w:space="0" w:color="auto"/>
                                              </w:divBdr>
                                              <w:divsChild>
                                                <w:div w:id="6998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7387">
                                          <w:marLeft w:val="0"/>
                                          <w:marRight w:val="0"/>
                                          <w:marTop w:val="0"/>
                                          <w:marBottom w:val="0"/>
                                          <w:divBdr>
                                            <w:top w:val="none" w:sz="0" w:space="0" w:color="auto"/>
                                            <w:left w:val="none" w:sz="0" w:space="0" w:color="auto"/>
                                            <w:bottom w:val="none" w:sz="0" w:space="0" w:color="auto"/>
                                            <w:right w:val="none" w:sz="0" w:space="0" w:color="auto"/>
                                          </w:divBdr>
                                          <w:divsChild>
                                            <w:div w:id="142434728">
                                              <w:marLeft w:val="0"/>
                                              <w:marRight w:val="0"/>
                                              <w:marTop w:val="0"/>
                                              <w:marBottom w:val="0"/>
                                              <w:divBdr>
                                                <w:top w:val="none" w:sz="0" w:space="0" w:color="auto"/>
                                                <w:left w:val="none" w:sz="0" w:space="0" w:color="auto"/>
                                                <w:bottom w:val="none" w:sz="0" w:space="0" w:color="auto"/>
                                                <w:right w:val="none" w:sz="0" w:space="0" w:color="auto"/>
                                              </w:divBdr>
                                            </w:div>
                                          </w:divsChild>
                                        </w:div>
                                        <w:div w:id="194780697">
                                          <w:marLeft w:val="0"/>
                                          <w:marRight w:val="0"/>
                                          <w:marTop w:val="0"/>
                                          <w:marBottom w:val="0"/>
                                          <w:divBdr>
                                            <w:top w:val="none" w:sz="0" w:space="0" w:color="auto"/>
                                            <w:left w:val="none" w:sz="0" w:space="0" w:color="auto"/>
                                            <w:bottom w:val="none" w:sz="0" w:space="0" w:color="auto"/>
                                            <w:right w:val="none" w:sz="0" w:space="0" w:color="auto"/>
                                          </w:divBdr>
                                        </w:div>
                                        <w:div w:id="649947869">
                                          <w:marLeft w:val="0"/>
                                          <w:marRight w:val="0"/>
                                          <w:marTop w:val="0"/>
                                          <w:marBottom w:val="0"/>
                                          <w:divBdr>
                                            <w:top w:val="none" w:sz="0" w:space="0" w:color="auto"/>
                                            <w:left w:val="none" w:sz="0" w:space="0" w:color="auto"/>
                                            <w:bottom w:val="none" w:sz="0" w:space="0" w:color="auto"/>
                                            <w:right w:val="none" w:sz="0" w:space="0" w:color="auto"/>
                                          </w:divBdr>
                                          <w:divsChild>
                                            <w:div w:id="764693350">
                                              <w:marLeft w:val="0"/>
                                              <w:marRight w:val="0"/>
                                              <w:marTop w:val="0"/>
                                              <w:marBottom w:val="0"/>
                                              <w:divBdr>
                                                <w:top w:val="none" w:sz="0" w:space="0" w:color="auto"/>
                                                <w:left w:val="none" w:sz="0" w:space="0" w:color="auto"/>
                                                <w:bottom w:val="none" w:sz="0" w:space="0" w:color="auto"/>
                                                <w:right w:val="none" w:sz="0" w:space="0" w:color="auto"/>
                                              </w:divBdr>
                                            </w:div>
                                          </w:divsChild>
                                        </w:div>
                                        <w:div w:id="730931762">
                                          <w:marLeft w:val="0"/>
                                          <w:marRight w:val="0"/>
                                          <w:marTop w:val="0"/>
                                          <w:marBottom w:val="0"/>
                                          <w:divBdr>
                                            <w:top w:val="none" w:sz="0" w:space="0" w:color="auto"/>
                                            <w:left w:val="none" w:sz="0" w:space="0" w:color="auto"/>
                                            <w:bottom w:val="none" w:sz="0" w:space="0" w:color="auto"/>
                                            <w:right w:val="none" w:sz="0" w:space="0" w:color="auto"/>
                                          </w:divBdr>
                                          <w:divsChild>
                                            <w:div w:id="982152118">
                                              <w:marLeft w:val="0"/>
                                              <w:marRight w:val="0"/>
                                              <w:marTop w:val="0"/>
                                              <w:marBottom w:val="0"/>
                                              <w:divBdr>
                                                <w:top w:val="none" w:sz="0" w:space="0" w:color="auto"/>
                                                <w:left w:val="none" w:sz="0" w:space="0" w:color="auto"/>
                                                <w:bottom w:val="none" w:sz="0" w:space="0" w:color="auto"/>
                                                <w:right w:val="none" w:sz="0" w:space="0" w:color="auto"/>
                                              </w:divBdr>
                                              <w:divsChild>
                                                <w:div w:id="957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80637">
                                          <w:marLeft w:val="0"/>
                                          <w:marRight w:val="0"/>
                                          <w:marTop w:val="0"/>
                                          <w:marBottom w:val="0"/>
                                          <w:divBdr>
                                            <w:top w:val="none" w:sz="0" w:space="0" w:color="auto"/>
                                            <w:left w:val="none" w:sz="0" w:space="0" w:color="auto"/>
                                            <w:bottom w:val="none" w:sz="0" w:space="0" w:color="auto"/>
                                            <w:right w:val="none" w:sz="0" w:space="0" w:color="auto"/>
                                          </w:divBdr>
                                          <w:divsChild>
                                            <w:div w:id="182111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4031925">
      <w:bodyDiv w:val="1"/>
      <w:marLeft w:val="0"/>
      <w:marRight w:val="0"/>
      <w:marTop w:val="0"/>
      <w:marBottom w:val="0"/>
      <w:divBdr>
        <w:top w:val="none" w:sz="0" w:space="0" w:color="auto"/>
        <w:left w:val="none" w:sz="0" w:space="0" w:color="auto"/>
        <w:bottom w:val="none" w:sz="0" w:space="0" w:color="auto"/>
        <w:right w:val="none" w:sz="0" w:space="0" w:color="auto"/>
      </w:divBdr>
      <w:divsChild>
        <w:div w:id="2000111678">
          <w:marLeft w:val="0"/>
          <w:marRight w:val="0"/>
          <w:marTop w:val="0"/>
          <w:marBottom w:val="0"/>
          <w:divBdr>
            <w:top w:val="none" w:sz="0" w:space="0" w:color="auto"/>
            <w:left w:val="none" w:sz="0" w:space="0" w:color="auto"/>
            <w:bottom w:val="none" w:sz="0" w:space="0" w:color="auto"/>
            <w:right w:val="none" w:sz="0" w:space="0" w:color="auto"/>
          </w:divBdr>
        </w:div>
        <w:div w:id="1718432969">
          <w:marLeft w:val="0"/>
          <w:marRight w:val="0"/>
          <w:marTop w:val="0"/>
          <w:marBottom w:val="0"/>
          <w:divBdr>
            <w:top w:val="none" w:sz="0" w:space="0" w:color="auto"/>
            <w:left w:val="none" w:sz="0" w:space="0" w:color="auto"/>
            <w:bottom w:val="none" w:sz="0" w:space="0" w:color="auto"/>
            <w:right w:val="none" w:sz="0" w:space="0" w:color="auto"/>
          </w:divBdr>
          <w:divsChild>
            <w:div w:id="96169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2236">
      <w:bodyDiv w:val="1"/>
      <w:marLeft w:val="0"/>
      <w:marRight w:val="0"/>
      <w:marTop w:val="0"/>
      <w:marBottom w:val="0"/>
      <w:divBdr>
        <w:top w:val="none" w:sz="0" w:space="0" w:color="auto"/>
        <w:left w:val="none" w:sz="0" w:space="0" w:color="auto"/>
        <w:bottom w:val="none" w:sz="0" w:space="0" w:color="auto"/>
        <w:right w:val="none" w:sz="0" w:space="0" w:color="auto"/>
      </w:divBdr>
    </w:div>
    <w:div w:id="1176729498">
      <w:bodyDiv w:val="1"/>
      <w:marLeft w:val="0"/>
      <w:marRight w:val="0"/>
      <w:marTop w:val="0"/>
      <w:marBottom w:val="0"/>
      <w:divBdr>
        <w:top w:val="none" w:sz="0" w:space="0" w:color="auto"/>
        <w:left w:val="none" w:sz="0" w:space="0" w:color="auto"/>
        <w:bottom w:val="none" w:sz="0" w:space="0" w:color="auto"/>
        <w:right w:val="none" w:sz="0" w:space="0" w:color="auto"/>
      </w:divBdr>
    </w:div>
    <w:div w:id="1196651615">
      <w:bodyDiv w:val="1"/>
      <w:marLeft w:val="0"/>
      <w:marRight w:val="0"/>
      <w:marTop w:val="0"/>
      <w:marBottom w:val="0"/>
      <w:divBdr>
        <w:top w:val="none" w:sz="0" w:space="0" w:color="auto"/>
        <w:left w:val="none" w:sz="0" w:space="0" w:color="auto"/>
        <w:bottom w:val="none" w:sz="0" w:space="0" w:color="auto"/>
        <w:right w:val="none" w:sz="0" w:space="0" w:color="auto"/>
      </w:divBdr>
      <w:divsChild>
        <w:div w:id="1724283160">
          <w:marLeft w:val="0"/>
          <w:marRight w:val="0"/>
          <w:marTop w:val="0"/>
          <w:marBottom w:val="0"/>
          <w:divBdr>
            <w:top w:val="none" w:sz="0" w:space="0" w:color="auto"/>
            <w:left w:val="none" w:sz="0" w:space="0" w:color="auto"/>
            <w:bottom w:val="none" w:sz="0" w:space="0" w:color="auto"/>
            <w:right w:val="none" w:sz="0" w:space="0" w:color="auto"/>
          </w:divBdr>
        </w:div>
      </w:divsChild>
    </w:div>
    <w:div w:id="1203908717">
      <w:bodyDiv w:val="1"/>
      <w:marLeft w:val="0"/>
      <w:marRight w:val="0"/>
      <w:marTop w:val="0"/>
      <w:marBottom w:val="0"/>
      <w:divBdr>
        <w:top w:val="none" w:sz="0" w:space="0" w:color="auto"/>
        <w:left w:val="none" w:sz="0" w:space="0" w:color="auto"/>
        <w:bottom w:val="none" w:sz="0" w:space="0" w:color="auto"/>
        <w:right w:val="none" w:sz="0" w:space="0" w:color="auto"/>
      </w:divBdr>
    </w:div>
    <w:div w:id="1250965759">
      <w:bodyDiv w:val="1"/>
      <w:marLeft w:val="0"/>
      <w:marRight w:val="0"/>
      <w:marTop w:val="0"/>
      <w:marBottom w:val="0"/>
      <w:divBdr>
        <w:top w:val="none" w:sz="0" w:space="0" w:color="auto"/>
        <w:left w:val="none" w:sz="0" w:space="0" w:color="auto"/>
        <w:bottom w:val="none" w:sz="0" w:space="0" w:color="auto"/>
        <w:right w:val="none" w:sz="0" w:space="0" w:color="auto"/>
      </w:divBdr>
      <w:divsChild>
        <w:div w:id="94599048">
          <w:marLeft w:val="0"/>
          <w:marRight w:val="0"/>
          <w:marTop w:val="0"/>
          <w:marBottom w:val="0"/>
          <w:divBdr>
            <w:top w:val="none" w:sz="0" w:space="0" w:color="auto"/>
            <w:left w:val="none" w:sz="0" w:space="0" w:color="auto"/>
            <w:bottom w:val="none" w:sz="0" w:space="0" w:color="auto"/>
            <w:right w:val="none" w:sz="0" w:space="0" w:color="auto"/>
          </w:divBdr>
          <w:divsChild>
            <w:div w:id="1425417282">
              <w:marLeft w:val="0"/>
              <w:marRight w:val="0"/>
              <w:marTop w:val="0"/>
              <w:marBottom w:val="0"/>
              <w:divBdr>
                <w:top w:val="none" w:sz="0" w:space="0" w:color="auto"/>
                <w:left w:val="none" w:sz="0" w:space="0" w:color="auto"/>
                <w:bottom w:val="none" w:sz="0" w:space="0" w:color="auto"/>
                <w:right w:val="none" w:sz="0" w:space="0" w:color="auto"/>
              </w:divBdr>
              <w:divsChild>
                <w:div w:id="9164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46889">
          <w:marLeft w:val="0"/>
          <w:marRight w:val="0"/>
          <w:marTop w:val="0"/>
          <w:marBottom w:val="0"/>
          <w:divBdr>
            <w:top w:val="none" w:sz="0" w:space="0" w:color="auto"/>
            <w:left w:val="none" w:sz="0" w:space="0" w:color="auto"/>
            <w:bottom w:val="none" w:sz="0" w:space="0" w:color="auto"/>
            <w:right w:val="none" w:sz="0" w:space="0" w:color="auto"/>
          </w:divBdr>
          <w:divsChild>
            <w:div w:id="1699624841">
              <w:marLeft w:val="0"/>
              <w:marRight w:val="0"/>
              <w:marTop w:val="0"/>
              <w:marBottom w:val="0"/>
              <w:divBdr>
                <w:top w:val="none" w:sz="0" w:space="0" w:color="auto"/>
                <w:left w:val="none" w:sz="0" w:space="0" w:color="auto"/>
                <w:bottom w:val="none" w:sz="0" w:space="0" w:color="auto"/>
                <w:right w:val="none" w:sz="0" w:space="0" w:color="auto"/>
              </w:divBdr>
              <w:divsChild>
                <w:div w:id="1598515747">
                  <w:marLeft w:val="0"/>
                  <w:marRight w:val="0"/>
                  <w:marTop w:val="0"/>
                  <w:marBottom w:val="0"/>
                  <w:divBdr>
                    <w:top w:val="none" w:sz="0" w:space="0" w:color="auto"/>
                    <w:left w:val="none" w:sz="0" w:space="0" w:color="auto"/>
                    <w:bottom w:val="none" w:sz="0" w:space="0" w:color="auto"/>
                    <w:right w:val="none" w:sz="0" w:space="0" w:color="auto"/>
                  </w:divBdr>
                  <w:divsChild>
                    <w:div w:id="1308825447">
                      <w:marLeft w:val="0"/>
                      <w:marRight w:val="0"/>
                      <w:marTop w:val="0"/>
                      <w:marBottom w:val="0"/>
                      <w:divBdr>
                        <w:top w:val="none" w:sz="0" w:space="0" w:color="auto"/>
                        <w:left w:val="none" w:sz="0" w:space="0" w:color="auto"/>
                        <w:bottom w:val="none" w:sz="0" w:space="0" w:color="auto"/>
                        <w:right w:val="none" w:sz="0" w:space="0" w:color="auto"/>
                      </w:divBdr>
                    </w:div>
                    <w:div w:id="1563713234">
                      <w:marLeft w:val="0"/>
                      <w:marRight w:val="0"/>
                      <w:marTop w:val="0"/>
                      <w:marBottom w:val="0"/>
                      <w:divBdr>
                        <w:top w:val="none" w:sz="0" w:space="0" w:color="auto"/>
                        <w:left w:val="none" w:sz="0" w:space="0" w:color="auto"/>
                        <w:bottom w:val="none" w:sz="0" w:space="0" w:color="auto"/>
                        <w:right w:val="none" w:sz="0" w:space="0" w:color="auto"/>
                      </w:divBdr>
                    </w:div>
                    <w:div w:id="185945106">
                      <w:marLeft w:val="0"/>
                      <w:marRight w:val="0"/>
                      <w:marTop w:val="0"/>
                      <w:marBottom w:val="0"/>
                      <w:divBdr>
                        <w:top w:val="none" w:sz="0" w:space="0" w:color="auto"/>
                        <w:left w:val="none" w:sz="0" w:space="0" w:color="auto"/>
                        <w:bottom w:val="none" w:sz="0" w:space="0" w:color="auto"/>
                        <w:right w:val="none" w:sz="0" w:space="0" w:color="auto"/>
                      </w:divBdr>
                      <w:divsChild>
                        <w:div w:id="826746556">
                          <w:marLeft w:val="0"/>
                          <w:marRight w:val="0"/>
                          <w:marTop w:val="0"/>
                          <w:marBottom w:val="0"/>
                          <w:divBdr>
                            <w:top w:val="none" w:sz="0" w:space="0" w:color="auto"/>
                            <w:left w:val="none" w:sz="0" w:space="0" w:color="auto"/>
                            <w:bottom w:val="none" w:sz="0" w:space="0" w:color="auto"/>
                            <w:right w:val="none" w:sz="0" w:space="0" w:color="auto"/>
                          </w:divBdr>
                        </w:div>
                      </w:divsChild>
                    </w:div>
                    <w:div w:id="836190497">
                      <w:marLeft w:val="0"/>
                      <w:marRight w:val="0"/>
                      <w:marTop w:val="0"/>
                      <w:marBottom w:val="0"/>
                      <w:divBdr>
                        <w:top w:val="none" w:sz="0" w:space="0" w:color="auto"/>
                        <w:left w:val="none" w:sz="0" w:space="0" w:color="auto"/>
                        <w:bottom w:val="none" w:sz="0" w:space="0" w:color="auto"/>
                        <w:right w:val="none" w:sz="0" w:space="0" w:color="auto"/>
                      </w:divBdr>
                      <w:divsChild>
                        <w:div w:id="1781954683">
                          <w:marLeft w:val="0"/>
                          <w:marRight w:val="0"/>
                          <w:marTop w:val="0"/>
                          <w:marBottom w:val="0"/>
                          <w:divBdr>
                            <w:top w:val="none" w:sz="0" w:space="0" w:color="auto"/>
                            <w:left w:val="none" w:sz="0" w:space="0" w:color="auto"/>
                            <w:bottom w:val="none" w:sz="0" w:space="0" w:color="auto"/>
                            <w:right w:val="none" w:sz="0" w:space="0" w:color="auto"/>
                          </w:divBdr>
                          <w:divsChild>
                            <w:div w:id="15115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7474">
                      <w:marLeft w:val="0"/>
                      <w:marRight w:val="0"/>
                      <w:marTop w:val="0"/>
                      <w:marBottom w:val="0"/>
                      <w:divBdr>
                        <w:top w:val="none" w:sz="0" w:space="0" w:color="auto"/>
                        <w:left w:val="none" w:sz="0" w:space="0" w:color="auto"/>
                        <w:bottom w:val="none" w:sz="0" w:space="0" w:color="auto"/>
                        <w:right w:val="none" w:sz="0" w:space="0" w:color="auto"/>
                      </w:divBdr>
                      <w:divsChild>
                        <w:div w:id="528763602">
                          <w:marLeft w:val="0"/>
                          <w:marRight w:val="0"/>
                          <w:marTop w:val="0"/>
                          <w:marBottom w:val="0"/>
                          <w:divBdr>
                            <w:top w:val="none" w:sz="0" w:space="0" w:color="auto"/>
                            <w:left w:val="none" w:sz="0" w:space="0" w:color="auto"/>
                            <w:bottom w:val="none" w:sz="0" w:space="0" w:color="auto"/>
                            <w:right w:val="none" w:sz="0" w:space="0" w:color="auto"/>
                          </w:divBdr>
                        </w:div>
                      </w:divsChild>
                    </w:div>
                    <w:div w:id="1624532299">
                      <w:marLeft w:val="0"/>
                      <w:marRight w:val="0"/>
                      <w:marTop w:val="0"/>
                      <w:marBottom w:val="0"/>
                      <w:divBdr>
                        <w:top w:val="none" w:sz="0" w:space="0" w:color="auto"/>
                        <w:left w:val="none" w:sz="0" w:space="0" w:color="auto"/>
                        <w:bottom w:val="none" w:sz="0" w:space="0" w:color="auto"/>
                        <w:right w:val="none" w:sz="0" w:space="0" w:color="auto"/>
                      </w:divBdr>
                    </w:div>
                    <w:div w:id="740718898">
                      <w:marLeft w:val="0"/>
                      <w:marRight w:val="0"/>
                      <w:marTop w:val="0"/>
                      <w:marBottom w:val="0"/>
                      <w:divBdr>
                        <w:top w:val="none" w:sz="0" w:space="0" w:color="auto"/>
                        <w:left w:val="none" w:sz="0" w:space="0" w:color="auto"/>
                        <w:bottom w:val="none" w:sz="0" w:space="0" w:color="auto"/>
                        <w:right w:val="none" w:sz="0" w:space="0" w:color="auto"/>
                      </w:divBdr>
                      <w:divsChild>
                        <w:div w:id="158883901">
                          <w:marLeft w:val="0"/>
                          <w:marRight w:val="0"/>
                          <w:marTop w:val="0"/>
                          <w:marBottom w:val="0"/>
                          <w:divBdr>
                            <w:top w:val="none" w:sz="0" w:space="0" w:color="auto"/>
                            <w:left w:val="none" w:sz="0" w:space="0" w:color="auto"/>
                            <w:bottom w:val="none" w:sz="0" w:space="0" w:color="auto"/>
                            <w:right w:val="none" w:sz="0" w:space="0" w:color="auto"/>
                          </w:divBdr>
                        </w:div>
                      </w:divsChild>
                    </w:div>
                    <w:div w:id="146748847">
                      <w:marLeft w:val="0"/>
                      <w:marRight w:val="0"/>
                      <w:marTop w:val="0"/>
                      <w:marBottom w:val="0"/>
                      <w:divBdr>
                        <w:top w:val="none" w:sz="0" w:space="0" w:color="auto"/>
                        <w:left w:val="none" w:sz="0" w:space="0" w:color="auto"/>
                        <w:bottom w:val="none" w:sz="0" w:space="0" w:color="auto"/>
                        <w:right w:val="none" w:sz="0" w:space="0" w:color="auto"/>
                      </w:divBdr>
                      <w:divsChild>
                        <w:div w:id="79185975">
                          <w:marLeft w:val="0"/>
                          <w:marRight w:val="0"/>
                          <w:marTop w:val="0"/>
                          <w:marBottom w:val="0"/>
                          <w:divBdr>
                            <w:top w:val="none" w:sz="0" w:space="0" w:color="auto"/>
                            <w:left w:val="none" w:sz="0" w:space="0" w:color="auto"/>
                            <w:bottom w:val="none" w:sz="0" w:space="0" w:color="auto"/>
                            <w:right w:val="none" w:sz="0" w:space="0" w:color="auto"/>
                          </w:divBdr>
                          <w:divsChild>
                            <w:div w:id="6030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39259">
                      <w:marLeft w:val="0"/>
                      <w:marRight w:val="0"/>
                      <w:marTop w:val="0"/>
                      <w:marBottom w:val="0"/>
                      <w:divBdr>
                        <w:top w:val="none" w:sz="0" w:space="0" w:color="auto"/>
                        <w:left w:val="none" w:sz="0" w:space="0" w:color="auto"/>
                        <w:bottom w:val="none" w:sz="0" w:space="0" w:color="auto"/>
                        <w:right w:val="none" w:sz="0" w:space="0" w:color="auto"/>
                      </w:divBdr>
                      <w:divsChild>
                        <w:div w:id="221991498">
                          <w:marLeft w:val="0"/>
                          <w:marRight w:val="0"/>
                          <w:marTop w:val="0"/>
                          <w:marBottom w:val="0"/>
                          <w:divBdr>
                            <w:top w:val="none" w:sz="0" w:space="0" w:color="auto"/>
                            <w:left w:val="none" w:sz="0" w:space="0" w:color="auto"/>
                            <w:bottom w:val="none" w:sz="0" w:space="0" w:color="auto"/>
                            <w:right w:val="none" w:sz="0" w:space="0" w:color="auto"/>
                          </w:divBdr>
                        </w:div>
                      </w:divsChild>
                    </w:div>
                    <w:div w:id="1242525750">
                      <w:marLeft w:val="0"/>
                      <w:marRight w:val="0"/>
                      <w:marTop w:val="0"/>
                      <w:marBottom w:val="0"/>
                      <w:divBdr>
                        <w:top w:val="none" w:sz="0" w:space="0" w:color="auto"/>
                        <w:left w:val="none" w:sz="0" w:space="0" w:color="auto"/>
                        <w:bottom w:val="none" w:sz="0" w:space="0" w:color="auto"/>
                        <w:right w:val="none" w:sz="0" w:space="0" w:color="auto"/>
                      </w:divBdr>
                    </w:div>
                    <w:div w:id="581262538">
                      <w:marLeft w:val="0"/>
                      <w:marRight w:val="0"/>
                      <w:marTop w:val="0"/>
                      <w:marBottom w:val="0"/>
                      <w:divBdr>
                        <w:top w:val="none" w:sz="0" w:space="0" w:color="auto"/>
                        <w:left w:val="none" w:sz="0" w:space="0" w:color="auto"/>
                        <w:bottom w:val="none" w:sz="0" w:space="0" w:color="auto"/>
                        <w:right w:val="none" w:sz="0" w:space="0" w:color="auto"/>
                      </w:divBdr>
                      <w:divsChild>
                        <w:div w:id="1807965488">
                          <w:marLeft w:val="0"/>
                          <w:marRight w:val="0"/>
                          <w:marTop w:val="0"/>
                          <w:marBottom w:val="0"/>
                          <w:divBdr>
                            <w:top w:val="none" w:sz="0" w:space="0" w:color="auto"/>
                            <w:left w:val="none" w:sz="0" w:space="0" w:color="auto"/>
                            <w:bottom w:val="none" w:sz="0" w:space="0" w:color="auto"/>
                            <w:right w:val="none" w:sz="0" w:space="0" w:color="auto"/>
                          </w:divBdr>
                        </w:div>
                      </w:divsChild>
                    </w:div>
                    <w:div w:id="1290550577">
                      <w:marLeft w:val="0"/>
                      <w:marRight w:val="0"/>
                      <w:marTop w:val="0"/>
                      <w:marBottom w:val="0"/>
                      <w:divBdr>
                        <w:top w:val="none" w:sz="0" w:space="0" w:color="auto"/>
                        <w:left w:val="none" w:sz="0" w:space="0" w:color="auto"/>
                        <w:bottom w:val="none" w:sz="0" w:space="0" w:color="auto"/>
                        <w:right w:val="none" w:sz="0" w:space="0" w:color="auto"/>
                      </w:divBdr>
                      <w:divsChild>
                        <w:div w:id="588469669">
                          <w:marLeft w:val="0"/>
                          <w:marRight w:val="0"/>
                          <w:marTop w:val="0"/>
                          <w:marBottom w:val="0"/>
                          <w:divBdr>
                            <w:top w:val="none" w:sz="0" w:space="0" w:color="auto"/>
                            <w:left w:val="none" w:sz="0" w:space="0" w:color="auto"/>
                            <w:bottom w:val="none" w:sz="0" w:space="0" w:color="auto"/>
                            <w:right w:val="none" w:sz="0" w:space="0" w:color="auto"/>
                          </w:divBdr>
                          <w:divsChild>
                            <w:div w:id="13789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2673">
                      <w:marLeft w:val="0"/>
                      <w:marRight w:val="0"/>
                      <w:marTop w:val="0"/>
                      <w:marBottom w:val="0"/>
                      <w:divBdr>
                        <w:top w:val="none" w:sz="0" w:space="0" w:color="auto"/>
                        <w:left w:val="none" w:sz="0" w:space="0" w:color="auto"/>
                        <w:bottom w:val="none" w:sz="0" w:space="0" w:color="auto"/>
                        <w:right w:val="none" w:sz="0" w:space="0" w:color="auto"/>
                      </w:divBdr>
                      <w:divsChild>
                        <w:div w:id="597493466">
                          <w:marLeft w:val="0"/>
                          <w:marRight w:val="0"/>
                          <w:marTop w:val="0"/>
                          <w:marBottom w:val="0"/>
                          <w:divBdr>
                            <w:top w:val="none" w:sz="0" w:space="0" w:color="auto"/>
                            <w:left w:val="none" w:sz="0" w:space="0" w:color="auto"/>
                            <w:bottom w:val="none" w:sz="0" w:space="0" w:color="auto"/>
                            <w:right w:val="none" w:sz="0" w:space="0" w:color="auto"/>
                          </w:divBdr>
                        </w:div>
                      </w:divsChild>
                    </w:div>
                    <w:div w:id="55401968">
                      <w:marLeft w:val="0"/>
                      <w:marRight w:val="0"/>
                      <w:marTop w:val="0"/>
                      <w:marBottom w:val="0"/>
                      <w:divBdr>
                        <w:top w:val="none" w:sz="0" w:space="0" w:color="auto"/>
                        <w:left w:val="none" w:sz="0" w:space="0" w:color="auto"/>
                        <w:bottom w:val="none" w:sz="0" w:space="0" w:color="auto"/>
                        <w:right w:val="none" w:sz="0" w:space="0" w:color="auto"/>
                      </w:divBdr>
                    </w:div>
                    <w:div w:id="501748004">
                      <w:marLeft w:val="0"/>
                      <w:marRight w:val="0"/>
                      <w:marTop w:val="0"/>
                      <w:marBottom w:val="0"/>
                      <w:divBdr>
                        <w:top w:val="none" w:sz="0" w:space="0" w:color="auto"/>
                        <w:left w:val="none" w:sz="0" w:space="0" w:color="auto"/>
                        <w:bottom w:val="none" w:sz="0" w:space="0" w:color="auto"/>
                        <w:right w:val="none" w:sz="0" w:space="0" w:color="auto"/>
                      </w:divBdr>
                      <w:divsChild>
                        <w:div w:id="1581792134">
                          <w:marLeft w:val="0"/>
                          <w:marRight w:val="0"/>
                          <w:marTop w:val="0"/>
                          <w:marBottom w:val="0"/>
                          <w:divBdr>
                            <w:top w:val="none" w:sz="0" w:space="0" w:color="auto"/>
                            <w:left w:val="none" w:sz="0" w:space="0" w:color="auto"/>
                            <w:bottom w:val="none" w:sz="0" w:space="0" w:color="auto"/>
                            <w:right w:val="none" w:sz="0" w:space="0" w:color="auto"/>
                          </w:divBdr>
                        </w:div>
                      </w:divsChild>
                    </w:div>
                    <w:div w:id="1046836519">
                      <w:marLeft w:val="0"/>
                      <w:marRight w:val="0"/>
                      <w:marTop w:val="0"/>
                      <w:marBottom w:val="0"/>
                      <w:divBdr>
                        <w:top w:val="none" w:sz="0" w:space="0" w:color="auto"/>
                        <w:left w:val="none" w:sz="0" w:space="0" w:color="auto"/>
                        <w:bottom w:val="none" w:sz="0" w:space="0" w:color="auto"/>
                        <w:right w:val="none" w:sz="0" w:space="0" w:color="auto"/>
                      </w:divBdr>
                      <w:divsChild>
                        <w:div w:id="252595210">
                          <w:marLeft w:val="0"/>
                          <w:marRight w:val="0"/>
                          <w:marTop w:val="0"/>
                          <w:marBottom w:val="0"/>
                          <w:divBdr>
                            <w:top w:val="none" w:sz="0" w:space="0" w:color="auto"/>
                            <w:left w:val="none" w:sz="0" w:space="0" w:color="auto"/>
                            <w:bottom w:val="none" w:sz="0" w:space="0" w:color="auto"/>
                            <w:right w:val="none" w:sz="0" w:space="0" w:color="auto"/>
                          </w:divBdr>
                          <w:divsChild>
                            <w:div w:id="6521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2236">
                      <w:marLeft w:val="0"/>
                      <w:marRight w:val="0"/>
                      <w:marTop w:val="0"/>
                      <w:marBottom w:val="0"/>
                      <w:divBdr>
                        <w:top w:val="none" w:sz="0" w:space="0" w:color="auto"/>
                        <w:left w:val="none" w:sz="0" w:space="0" w:color="auto"/>
                        <w:bottom w:val="none" w:sz="0" w:space="0" w:color="auto"/>
                        <w:right w:val="none" w:sz="0" w:space="0" w:color="auto"/>
                      </w:divBdr>
                      <w:divsChild>
                        <w:div w:id="59862768">
                          <w:marLeft w:val="0"/>
                          <w:marRight w:val="0"/>
                          <w:marTop w:val="0"/>
                          <w:marBottom w:val="0"/>
                          <w:divBdr>
                            <w:top w:val="none" w:sz="0" w:space="0" w:color="auto"/>
                            <w:left w:val="none" w:sz="0" w:space="0" w:color="auto"/>
                            <w:bottom w:val="none" w:sz="0" w:space="0" w:color="auto"/>
                            <w:right w:val="none" w:sz="0" w:space="0" w:color="auto"/>
                          </w:divBdr>
                        </w:div>
                      </w:divsChild>
                    </w:div>
                    <w:div w:id="1043870144">
                      <w:marLeft w:val="0"/>
                      <w:marRight w:val="0"/>
                      <w:marTop w:val="0"/>
                      <w:marBottom w:val="0"/>
                      <w:divBdr>
                        <w:top w:val="none" w:sz="0" w:space="0" w:color="auto"/>
                        <w:left w:val="none" w:sz="0" w:space="0" w:color="auto"/>
                        <w:bottom w:val="none" w:sz="0" w:space="0" w:color="auto"/>
                        <w:right w:val="none" w:sz="0" w:space="0" w:color="auto"/>
                      </w:divBdr>
                    </w:div>
                    <w:div w:id="1793131159">
                      <w:marLeft w:val="0"/>
                      <w:marRight w:val="0"/>
                      <w:marTop w:val="0"/>
                      <w:marBottom w:val="0"/>
                      <w:divBdr>
                        <w:top w:val="none" w:sz="0" w:space="0" w:color="auto"/>
                        <w:left w:val="none" w:sz="0" w:space="0" w:color="auto"/>
                        <w:bottom w:val="none" w:sz="0" w:space="0" w:color="auto"/>
                        <w:right w:val="none" w:sz="0" w:space="0" w:color="auto"/>
                      </w:divBdr>
                      <w:divsChild>
                        <w:div w:id="825557228">
                          <w:marLeft w:val="0"/>
                          <w:marRight w:val="0"/>
                          <w:marTop w:val="0"/>
                          <w:marBottom w:val="0"/>
                          <w:divBdr>
                            <w:top w:val="none" w:sz="0" w:space="0" w:color="auto"/>
                            <w:left w:val="none" w:sz="0" w:space="0" w:color="auto"/>
                            <w:bottom w:val="none" w:sz="0" w:space="0" w:color="auto"/>
                            <w:right w:val="none" w:sz="0" w:space="0" w:color="auto"/>
                          </w:divBdr>
                        </w:div>
                      </w:divsChild>
                    </w:div>
                    <w:div w:id="2104297684">
                      <w:marLeft w:val="0"/>
                      <w:marRight w:val="0"/>
                      <w:marTop w:val="0"/>
                      <w:marBottom w:val="0"/>
                      <w:divBdr>
                        <w:top w:val="none" w:sz="0" w:space="0" w:color="auto"/>
                        <w:left w:val="none" w:sz="0" w:space="0" w:color="auto"/>
                        <w:bottom w:val="none" w:sz="0" w:space="0" w:color="auto"/>
                        <w:right w:val="none" w:sz="0" w:space="0" w:color="auto"/>
                      </w:divBdr>
                      <w:divsChild>
                        <w:div w:id="548421219">
                          <w:marLeft w:val="0"/>
                          <w:marRight w:val="0"/>
                          <w:marTop w:val="0"/>
                          <w:marBottom w:val="0"/>
                          <w:divBdr>
                            <w:top w:val="none" w:sz="0" w:space="0" w:color="auto"/>
                            <w:left w:val="none" w:sz="0" w:space="0" w:color="auto"/>
                            <w:bottom w:val="none" w:sz="0" w:space="0" w:color="auto"/>
                            <w:right w:val="none" w:sz="0" w:space="0" w:color="auto"/>
                          </w:divBdr>
                          <w:divsChild>
                            <w:div w:id="179825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27939">
                      <w:marLeft w:val="0"/>
                      <w:marRight w:val="0"/>
                      <w:marTop w:val="0"/>
                      <w:marBottom w:val="0"/>
                      <w:divBdr>
                        <w:top w:val="none" w:sz="0" w:space="0" w:color="auto"/>
                        <w:left w:val="none" w:sz="0" w:space="0" w:color="auto"/>
                        <w:bottom w:val="none" w:sz="0" w:space="0" w:color="auto"/>
                        <w:right w:val="none" w:sz="0" w:space="0" w:color="auto"/>
                      </w:divBdr>
                      <w:divsChild>
                        <w:div w:id="650409203">
                          <w:marLeft w:val="0"/>
                          <w:marRight w:val="0"/>
                          <w:marTop w:val="0"/>
                          <w:marBottom w:val="0"/>
                          <w:divBdr>
                            <w:top w:val="none" w:sz="0" w:space="0" w:color="auto"/>
                            <w:left w:val="none" w:sz="0" w:space="0" w:color="auto"/>
                            <w:bottom w:val="none" w:sz="0" w:space="0" w:color="auto"/>
                            <w:right w:val="none" w:sz="0" w:space="0" w:color="auto"/>
                          </w:divBdr>
                        </w:div>
                      </w:divsChild>
                    </w:div>
                    <w:div w:id="2042895183">
                      <w:marLeft w:val="0"/>
                      <w:marRight w:val="0"/>
                      <w:marTop w:val="0"/>
                      <w:marBottom w:val="0"/>
                      <w:divBdr>
                        <w:top w:val="none" w:sz="0" w:space="0" w:color="auto"/>
                        <w:left w:val="none" w:sz="0" w:space="0" w:color="auto"/>
                        <w:bottom w:val="none" w:sz="0" w:space="0" w:color="auto"/>
                        <w:right w:val="none" w:sz="0" w:space="0" w:color="auto"/>
                      </w:divBdr>
                    </w:div>
                    <w:div w:id="813789072">
                      <w:marLeft w:val="0"/>
                      <w:marRight w:val="0"/>
                      <w:marTop w:val="0"/>
                      <w:marBottom w:val="0"/>
                      <w:divBdr>
                        <w:top w:val="none" w:sz="0" w:space="0" w:color="auto"/>
                        <w:left w:val="none" w:sz="0" w:space="0" w:color="auto"/>
                        <w:bottom w:val="none" w:sz="0" w:space="0" w:color="auto"/>
                        <w:right w:val="none" w:sz="0" w:space="0" w:color="auto"/>
                      </w:divBdr>
                      <w:divsChild>
                        <w:div w:id="619841935">
                          <w:marLeft w:val="0"/>
                          <w:marRight w:val="0"/>
                          <w:marTop w:val="0"/>
                          <w:marBottom w:val="0"/>
                          <w:divBdr>
                            <w:top w:val="none" w:sz="0" w:space="0" w:color="auto"/>
                            <w:left w:val="none" w:sz="0" w:space="0" w:color="auto"/>
                            <w:bottom w:val="none" w:sz="0" w:space="0" w:color="auto"/>
                            <w:right w:val="none" w:sz="0" w:space="0" w:color="auto"/>
                          </w:divBdr>
                        </w:div>
                      </w:divsChild>
                    </w:div>
                    <w:div w:id="1287349862">
                      <w:marLeft w:val="0"/>
                      <w:marRight w:val="0"/>
                      <w:marTop w:val="0"/>
                      <w:marBottom w:val="0"/>
                      <w:divBdr>
                        <w:top w:val="none" w:sz="0" w:space="0" w:color="auto"/>
                        <w:left w:val="none" w:sz="0" w:space="0" w:color="auto"/>
                        <w:bottom w:val="none" w:sz="0" w:space="0" w:color="auto"/>
                        <w:right w:val="none" w:sz="0" w:space="0" w:color="auto"/>
                      </w:divBdr>
                      <w:divsChild>
                        <w:div w:id="1024793981">
                          <w:marLeft w:val="0"/>
                          <w:marRight w:val="0"/>
                          <w:marTop w:val="0"/>
                          <w:marBottom w:val="0"/>
                          <w:divBdr>
                            <w:top w:val="none" w:sz="0" w:space="0" w:color="auto"/>
                            <w:left w:val="none" w:sz="0" w:space="0" w:color="auto"/>
                            <w:bottom w:val="none" w:sz="0" w:space="0" w:color="auto"/>
                            <w:right w:val="none" w:sz="0" w:space="0" w:color="auto"/>
                          </w:divBdr>
                          <w:divsChild>
                            <w:div w:id="45760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39275">
                      <w:marLeft w:val="0"/>
                      <w:marRight w:val="0"/>
                      <w:marTop w:val="0"/>
                      <w:marBottom w:val="0"/>
                      <w:divBdr>
                        <w:top w:val="none" w:sz="0" w:space="0" w:color="auto"/>
                        <w:left w:val="none" w:sz="0" w:space="0" w:color="auto"/>
                        <w:bottom w:val="none" w:sz="0" w:space="0" w:color="auto"/>
                        <w:right w:val="none" w:sz="0" w:space="0" w:color="auto"/>
                      </w:divBdr>
                      <w:divsChild>
                        <w:div w:id="1928541501">
                          <w:marLeft w:val="0"/>
                          <w:marRight w:val="0"/>
                          <w:marTop w:val="0"/>
                          <w:marBottom w:val="0"/>
                          <w:divBdr>
                            <w:top w:val="none" w:sz="0" w:space="0" w:color="auto"/>
                            <w:left w:val="none" w:sz="0" w:space="0" w:color="auto"/>
                            <w:bottom w:val="none" w:sz="0" w:space="0" w:color="auto"/>
                            <w:right w:val="none" w:sz="0" w:space="0" w:color="auto"/>
                          </w:divBdr>
                        </w:div>
                      </w:divsChild>
                    </w:div>
                    <w:div w:id="1921333175">
                      <w:marLeft w:val="0"/>
                      <w:marRight w:val="0"/>
                      <w:marTop w:val="0"/>
                      <w:marBottom w:val="0"/>
                      <w:divBdr>
                        <w:top w:val="none" w:sz="0" w:space="0" w:color="auto"/>
                        <w:left w:val="none" w:sz="0" w:space="0" w:color="auto"/>
                        <w:bottom w:val="none" w:sz="0" w:space="0" w:color="auto"/>
                        <w:right w:val="none" w:sz="0" w:space="0" w:color="auto"/>
                      </w:divBdr>
                    </w:div>
                    <w:div w:id="1070225829">
                      <w:marLeft w:val="0"/>
                      <w:marRight w:val="0"/>
                      <w:marTop w:val="0"/>
                      <w:marBottom w:val="0"/>
                      <w:divBdr>
                        <w:top w:val="none" w:sz="0" w:space="0" w:color="auto"/>
                        <w:left w:val="none" w:sz="0" w:space="0" w:color="auto"/>
                        <w:bottom w:val="none" w:sz="0" w:space="0" w:color="auto"/>
                        <w:right w:val="none" w:sz="0" w:space="0" w:color="auto"/>
                      </w:divBdr>
                      <w:divsChild>
                        <w:div w:id="2100446438">
                          <w:marLeft w:val="0"/>
                          <w:marRight w:val="0"/>
                          <w:marTop w:val="0"/>
                          <w:marBottom w:val="0"/>
                          <w:divBdr>
                            <w:top w:val="none" w:sz="0" w:space="0" w:color="auto"/>
                            <w:left w:val="none" w:sz="0" w:space="0" w:color="auto"/>
                            <w:bottom w:val="none" w:sz="0" w:space="0" w:color="auto"/>
                            <w:right w:val="none" w:sz="0" w:space="0" w:color="auto"/>
                          </w:divBdr>
                        </w:div>
                      </w:divsChild>
                    </w:div>
                    <w:div w:id="147746666">
                      <w:marLeft w:val="0"/>
                      <w:marRight w:val="0"/>
                      <w:marTop w:val="0"/>
                      <w:marBottom w:val="0"/>
                      <w:divBdr>
                        <w:top w:val="none" w:sz="0" w:space="0" w:color="auto"/>
                        <w:left w:val="none" w:sz="0" w:space="0" w:color="auto"/>
                        <w:bottom w:val="none" w:sz="0" w:space="0" w:color="auto"/>
                        <w:right w:val="none" w:sz="0" w:space="0" w:color="auto"/>
                      </w:divBdr>
                      <w:divsChild>
                        <w:div w:id="223298922">
                          <w:marLeft w:val="0"/>
                          <w:marRight w:val="0"/>
                          <w:marTop w:val="0"/>
                          <w:marBottom w:val="0"/>
                          <w:divBdr>
                            <w:top w:val="none" w:sz="0" w:space="0" w:color="auto"/>
                            <w:left w:val="none" w:sz="0" w:space="0" w:color="auto"/>
                            <w:bottom w:val="none" w:sz="0" w:space="0" w:color="auto"/>
                            <w:right w:val="none" w:sz="0" w:space="0" w:color="auto"/>
                          </w:divBdr>
                          <w:divsChild>
                            <w:div w:id="10103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9150">
                      <w:marLeft w:val="0"/>
                      <w:marRight w:val="0"/>
                      <w:marTop w:val="0"/>
                      <w:marBottom w:val="0"/>
                      <w:divBdr>
                        <w:top w:val="none" w:sz="0" w:space="0" w:color="auto"/>
                        <w:left w:val="none" w:sz="0" w:space="0" w:color="auto"/>
                        <w:bottom w:val="none" w:sz="0" w:space="0" w:color="auto"/>
                        <w:right w:val="none" w:sz="0" w:space="0" w:color="auto"/>
                      </w:divBdr>
                      <w:divsChild>
                        <w:div w:id="1766803147">
                          <w:marLeft w:val="0"/>
                          <w:marRight w:val="0"/>
                          <w:marTop w:val="0"/>
                          <w:marBottom w:val="0"/>
                          <w:divBdr>
                            <w:top w:val="none" w:sz="0" w:space="0" w:color="auto"/>
                            <w:left w:val="none" w:sz="0" w:space="0" w:color="auto"/>
                            <w:bottom w:val="none" w:sz="0" w:space="0" w:color="auto"/>
                            <w:right w:val="none" w:sz="0" w:space="0" w:color="auto"/>
                          </w:divBdr>
                        </w:div>
                      </w:divsChild>
                    </w:div>
                    <w:div w:id="1036782558">
                      <w:marLeft w:val="0"/>
                      <w:marRight w:val="0"/>
                      <w:marTop w:val="0"/>
                      <w:marBottom w:val="0"/>
                      <w:divBdr>
                        <w:top w:val="none" w:sz="0" w:space="0" w:color="auto"/>
                        <w:left w:val="none" w:sz="0" w:space="0" w:color="auto"/>
                        <w:bottom w:val="none" w:sz="0" w:space="0" w:color="auto"/>
                        <w:right w:val="none" w:sz="0" w:space="0" w:color="auto"/>
                      </w:divBdr>
                    </w:div>
                    <w:div w:id="166021801">
                      <w:marLeft w:val="0"/>
                      <w:marRight w:val="0"/>
                      <w:marTop w:val="0"/>
                      <w:marBottom w:val="0"/>
                      <w:divBdr>
                        <w:top w:val="none" w:sz="0" w:space="0" w:color="auto"/>
                        <w:left w:val="none" w:sz="0" w:space="0" w:color="auto"/>
                        <w:bottom w:val="none" w:sz="0" w:space="0" w:color="auto"/>
                        <w:right w:val="none" w:sz="0" w:space="0" w:color="auto"/>
                      </w:divBdr>
                      <w:divsChild>
                        <w:div w:id="1490096583">
                          <w:marLeft w:val="0"/>
                          <w:marRight w:val="0"/>
                          <w:marTop w:val="0"/>
                          <w:marBottom w:val="0"/>
                          <w:divBdr>
                            <w:top w:val="none" w:sz="0" w:space="0" w:color="auto"/>
                            <w:left w:val="none" w:sz="0" w:space="0" w:color="auto"/>
                            <w:bottom w:val="none" w:sz="0" w:space="0" w:color="auto"/>
                            <w:right w:val="none" w:sz="0" w:space="0" w:color="auto"/>
                          </w:divBdr>
                        </w:div>
                      </w:divsChild>
                    </w:div>
                    <w:div w:id="1871071814">
                      <w:marLeft w:val="0"/>
                      <w:marRight w:val="0"/>
                      <w:marTop w:val="0"/>
                      <w:marBottom w:val="0"/>
                      <w:divBdr>
                        <w:top w:val="none" w:sz="0" w:space="0" w:color="auto"/>
                        <w:left w:val="none" w:sz="0" w:space="0" w:color="auto"/>
                        <w:bottom w:val="none" w:sz="0" w:space="0" w:color="auto"/>
                        <w:right w:val="none" w:sz="0" w:space="0" w:color="auto"/>
                      </w:divBdr>
                      <w:divsChild>
                        <w:div w:id="868101606">
                          <w:marLeft w:val="0"/>
                          <w:marRight w:val="0"/>
                          <w:marTop w:val="0"/>
                          <w:marBottom w:val="0"/>
                          <w:divBdr>
                            <w:top w:val="none" w:sz="0" w:space="0" w:color="auto"/>
                            <w:left w:val="none" w:sz="0" w:space="0" w:color="auto"/>
                            <w:bottom w:val="none" w:sz="0" w:space="0" w:color="auto"/>
                            <w:right w:val="none" w:sz="0" w:space="0" w:color="auto"/>
                          </w:divBdr>
                          <w:divsChild>
                            <w:div w:id="13564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0155">
                      <w:marLeft w:val="0"/>
                      <w:marRight w:val="0"/>
                      <w:marTop w:val="0"/>
                      <w:marBottom w:val="0"/>
                      <w:divBdr>
                        <w:top w:val="none" w:sz="0" w:space="0" w:color="auto"/>
                        <w:left w:val="none" w:sz="0" w:space="0" w:color="auto"/>
                        <w:bottom w:val="none" w:sz="0" w:space="0" w:color="auto"/>
                        <w:right w:val="none" w:sz="0" w:space="0" w:color="auto"/>
                      </w:divBdr>
                      <w:divsChild>
                        <w:div w:id="1955625648">
                          <w:marLeft w:val="0"/>
                          <w:marRight w:val="0"/>
                          <w:marTop w:val="0"/>
                          <w:marBottom w:val="0"/>
                          <w:divBdr>
                            <w:top w:val="none" w:sz="0" w:space="0" w:color="auto"/>
                            <w:left w:val="none" w:sz="0" w:space="0" w:color="auto"/>
                            <w:bottom w:val="none" w:sz="0" w:space="0" w:color="auto"/>
                            <w:right w:val="none" w:sz="0" w:space="0" w:color="auto"/>
                          </w:divBdr>
                        </w:div>
                      </w:divsChild>
                    </w:div>
                    <w:div w:id="794638451">
                      <w:marLeft w:val="0"/>
                      <w:marRight w:val="0"/>
                      <w:marTop w:val="0"/>
                      <w:marBottom w:val="0"/>
                      <w:divBdr>
                        <w:top w:val="none" w:sz="0" w:space="0" w:color="auto"/>
                        <w:left w:val="none" w:sz="0" w:space="0" w:color="auto"/>
                        <w:bottom w:val="none" w:sz="0" w:space="0" w:color="auto"/>
                        <w:right w:val="none" w:sz="0" w:space="0" w:color="auto"/>
                      </w:divBdr>
                    </w:div>
                    <w:div w:id="828449606">
                      <w:marLeft w:val="0"/>
                      <w:marRight w:val="0"/>
                      <w:marTop w:val="0"/>
                      <w:marBottom w:val="0"/>
                      <w:divBdr>
                        <w:top w:val="none" w:sz="0" w:space="0" w:color="auto"/>
                        <w:left w:val="none" w:sz="0" w:space="0" w:color="auto"/>
                        <w:bottom w:val="none" w:sz="0" w:space="0" w:color="auto"/>
                        <w:right w:val="none" w:sz="0" w:space="0" w:color="auto"/>
                      </w:divBdr>
                      <w:divsChild>
                        <w:div w:id="580338744">
                          <w:marLeft w:val="0"/>
                          <w:marRight w:val="0"/>
                          <w:marTop w:val="0"/>
                          <w:marBottom w:val="0"/>
                          <w:divBdr>
                            <w:top w:val="none" w:sz="0" w:space="0" w:color="auto"/>
                            <w:left w:val="none" w:sz="0" w:space="0" w:color="auto"/>
                            <w:bottom w:val="none" w:sz="0" w:space="0" w:color="auto"/>
                            <w:right w:val="none" w:sz="0" w:space="0" w:color="auto"/>
                          </w:divBdr>
                        </w:div>
                      </w:divsChild>
                    </w:div>
                    <w:div w:id="145556778">
                      <w:marLeft w:val="0"/>
                      <w:marRight w:val="0"/>
                      <w:marTop w:val="0"/>
                      <w:marBottom w:val="0"/>
                      <w:divBdr>
                        <w:top w:val="none" w:sz="0" w:space="0" w:color="auto"/>
                        <w:left w:val="none" w:sz="0" w:space="0" w:color="auto"/>
                        <w:bottom w:val="none" w:sz="0" w:space="0" w:color="auto"/>
                        <w:right w:val="none" w:sz="0" w:space="0" w:color="auto"/>
                      </w:divBdr>
                      <w:divsChild>
                        <w:div w:id="658970355">
                          <w:marLeft w:val="0"/>
                          <w:marRight w:val="0"/>
                          <w:marTop w:val="0"/>
                          <w:marBottom w:val="0"/>
                          <w:divBdr>
                            <w:top w:val="none" w:sz="0" w:space="0" w:color="auto"/>
                            <w:left w:val="none" w:sz="0" w:space="0" w:color="auto"/>
                            <w:bottom w:val="none" w:sz="0" w:space="0" w:color="auto"/>
                            <w:right w:val="none" w:sz="0" w:space="0" w:color="auto"/>
                          </w:divBdr>
                          <w:divsChild>
                            <w:div w:id="107767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5877">
                      <w:marLeft w:val="0"/>
                      <w:marRight w:val="0"/>
                      <w:marTop w:val="0"/>
                      <w:marBottom w:val="0"/>
                      <w:divBdr>
                        <w:top w:val="none" w:sz="0" w:space="0" w:color="auto"/>
                        <w:left w:val="none" w:sz="0" w:space="0" w:color="auto"/>
                        <w:bottom w:val="none" w:sz="0" w:space="0" w:color="auto"/>
                        <w:right w:val="none" w:sz="0" w:space="0" w:color="auto"/>
                      </w:divBdr>
                      <w:divsChild>
                        <w:div w:id="698509771">
                          <w:marLeft w:val="0"/>
                          <w:marRight w:val="0"/>
                          <w:marTop w:val="0"/>
                          <w:marBottom w:val="0"/>
                          <w:divBdr>
                            <w:top w:val="none" w:sz="0" w:space="0" w:color="auto"/>
                            <w:left w:val="none" w:sz="0" w:space="0" w:color="auto"/>
                            <w:bottom w:val="none" w:sz="0" w:space="0" w:color="auto"/>
                            <w:right w:val="none" w:sz="0" w:space="0" w:color="auto"/>
                          </w:divBdr>
                        </w:div>
                      </w:divsChild>
                    </w:div>
                    <w:div w:id="1756630101">
                      <w:marLeft w:val="0"/>
                      <w:marRight w:val="0"/>
                      <w:marTop w:val="0"/>
                      <w:marBottom w:val="0"/>
                      <w:divBdr>
                        <w:top w:val="none" w:sz="0" w:space="0" w:color="auto"/>
                        <w:left w:val="none" w:sz="0" w:space="0" w:color="auto"/>
                        <w:bottom w:val="none" w:sz="0" w:space="0" w:color="auto"/>
                        <w:right w:val="none" w:sz="0" w:space="0" w:color="auto"/>
                      </w:divBdr>
                    </w:div>
                    <w:div w:id="1726099101">
                      <w:marLeft w:val="0"/>
                      <w:marRight w:val="0"/>
                      <w:marTop w:val="0"/>
                      <w:marBottom w:val="0"/>
                      <w:divBdr>
                        <w:top w:val="none" w:sz="0" w:space="0" w:color="auto"/>
                        <w:left w:val="none" w:sz="0" w:space="0" w:color="auto"/>
                        <w:bottom w:val="none" w:sz="0" w:space="0" w:color="auto"/>
                        <w:right w:val="none" w:sz="0" w:space="0" w:color="auto"/>
                      </w:divBdr>
                      <w:divsChild>
                        <w:div w:id="756748745">
                          <w:marLeft w:val="0"/>
                          <w:marRight w:val="0"/>
                          <w:marTop w:val="0"/>
                          <w:marBottom w:val="0"/>
                          <w:divBdr>
                            <w:top w:val="none" w:sz="0" w:space="0" w:color="auto"/>
                            <w:left w:val="none" w:sz="0" w:space="0" w:color="auto"/>
                            <w:bottom w:val="none" w:sz="0" w:space="0" w:color="auto"/>
                            <w:right w:val="none" w:sz="0" w:space="0" w:color="auto"/>
                          </w:divBdr>
                        </w:div>
                      </w:divsChild>
                    </w:div>
                    <w:div w:id="274214184">
                      <w:marLeft w:val="0"/>
                      <w:marRight w:val="0"/>
                      <w:marTop w:val="0"/>
                      <w:marBottom w:val="0"/>
                      <w:divBdr>
                        <w:top w:val="none" w:sz="0" w:space="0" w:color="auto"/>
                        <w:left w:val="none" w:sz="0" w:space="0" w:color="auto"/>
                        <w:bottom w:val="none" w:sz="0" w:space="0" w:color="auto"/>
                        <w:right w:val="none" w:sz="0" w:space="0" w:color="auto"/>
                      </w:divBdr>
                      <w:divsChild>
                        <w:div w:id="1209337200">
                          <w:marLeft w:val="0"/>
                          <w:marRight w:val="0"/>
                          <w:marTop w:val="0"/>
                          <w:marBottom w:val="0"/>
                          <w:divBdr>
                            <w:top w:val="none" w:sz="0" w:space="0" w:color="auto"/>
                            <w:left w:val="none" w:sz="0" w:space="0" w:color="auto"/>
                            <w:bottom w:val="none" w:sz="0" w:space="0" w:color="auto"/>
                            <w:right w:val="none" w:sz="0" w:space="0" w:color="auto"/>
                          </w:divBdr>
                          <w:divsChild>
                            <w:div w:id="1677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06876">
                      <w:marLeft w:val="0"/>
                      <w:marRight w:val="0"/>
                      <w:marTop w:val="0"/>
                      <w:marBottom w:val="0"/>
                      <w:divBdr>
                        <w:top w:val="none" w:sz="0" w:space="0" w:color="auto"/>
                        <w:left w:val="none" w:sz="0" w:space="0" w:color="auto"/>
                        <w:bottom w:val="none" w:sz="0" w:space="0" w:color="auto"/>
                        <w:right w:val="none" w:sz="0" w:space="0" w:color="auto"/>
                      </w:divBdr>
                      <w:divsChild>
                        <w:div w:id="1613590245">
                          <w:marLeft w:val="0"/>
                          <w:marRight w:val="0"/>
                          <w:marTop w:val="0"/>
                          <w:marBottom w:val="0"/>
                          <w:divBdr>
                            <w:top w:val="none" w:sz="0" w:space="0" w:color="auto"/>
                            <w:left w:val="none" w:sz="0" w:space="0" w:color="auto"/>
                            <w:bottom w:val="none" w:sz="0" w:space="0" w:color="auto"/>
                            <w:right w:val="none" w:sz="0" w:space="0" w:color="auto"/>
                          </w:divBdr>
                        </w:div>
                      </w:divsChild>
                    </w:div>
                    <w:div w:id="866025017">
                      <w:marLeft w:val="0"/>
                      <w:marRight w:val="0"/>
                      <w:marTop w:val="0"/>
                      <w:marBottom w:val="0"/>
                      <w:divBdr>
                        <w:top w:val="none" w:sz="0" w:space="0" w:color="auto"/>
                        <w:left w:val="none" w:sz="0" w:space="0" w:color="auto"/>
                        <w:bottom w:val="none" w:sz="0" w:space="0" w:color="auto"/>
                        <w:right w:val="none" w:sz="0" w:space="0" w:color="auto"/>
                      </w:divBdr>
                    </w:div>
                    <w:div w:id="798694295">
                      <w:marLeft w:val="0"/>
                      <w:marRight w:val="0"/>
                      <w:marTop w:val="0"/>
                      <w:marBottom w:val="0"/>
                      <w:divBdr>
                        <w:top w:val="none" w:sz="0" w:space="0" w:color="auto"/>
                        <w:left w:val="none" w:sz="0" w:space="0" w:color="auto"/>
                        <w:bottom w:val="none" w:sz="0" w:space="0" w:color="auto"/>
                        <w:right w:val="none" w:sz="0" w:space="0" w:color="auto"/>
                      </w:divBdr>
                      <w:divsChild>
                        <w:div w:id="39597958">
                          <w:marLeft w:val="0"/>
                          <w:marRight w:val="0"/>
                          <w:marTop w:val="0"/>
                          <w:marBottom w:val="0"/>
                          <w:divBdr>
                            <w:top w:val="none" w:sz="0" w:space="0" w:color="auto"/>
                            <w:left w:val="none" w:sz="0" w:space="0" w:color="auto"/>
                            <w:bottom w:val="none" w:sz="0" w:space="0" w:color="auto"/>
                            <w:right w:val="none" w:sz="0" w:space="0" w:color="auto"/>
                          </w:divBdr>
                        </w:div>
                      </w:divsChild>
                    </w:div>
                    <w:div w:id="2092849196">
                      <w:marLeft w:val="0"/>
                      <w:marRight w:val="0"/>
                      <w:marTop w:val="0"/>
                      <w:marBottom w:val="0"/>
                      <w:divBdr>
                        <w:top w:val="none" w:sz="0" w:space="0" w:color="auto"/>
                        <w:left w:val="none" w:sz="0" w:space="0" w:color="auto"/>
                        <w:bottom w:val="none" w:sz="0" w:space="0" w:color="auto"/>
                        <w:right w:val="none" w:sz="0" w:space="0" w:color="auto"/>
                      </w:divBdr>
                      <w:divsChild>
                        <w:div w:id="76949990">
                          <w:marLeft w:val="0"/>
                          <w:marRight w:val="0"/>
                          <w:marTop w:val="0"/>
                          <w:marBottom w:val="0"/>
                          <w:divBdr>
                            <w:top w:val="none" w:sz="0" w:space="0" w:color="auto"/>
                            <w:left w:val="none" w:sz="0" w:space="0" w:color="auto"/>
                            <w:bottom w:val="none" w:sz="0" w:space="0" w:color="auto"/>
                            <w:right w:val="none" w:sz="0" w:space="0" w:color="auto"/>
                          </w:divBdr>
                          <w:divsChild>
                            <w:div w:id="96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576">
                      <w:marLeft w:val="0"/>
                      <w:marRight w:val="0"/>
                      <w:marTop w:val="0"/>
                      <w:marBottom w:val="0"/>
                      <w:divBdr>
                        <w:top w:val="none" w:sz="0" w:space="0" w:color="auto"/>
                        <w:left w:val="none" w:sz="0" w:space="0" w:color="auto"/>
                        <w:bottom w:val="none" w:sz="0" w:space="0" w:color="auto"/>
                        <w:right w:val="none" w:sz="0" w:space="0" w:color="auto"/>
                      </w:divBdr>
                      <w:divsChild>
                        <w:div w:id="1063139292">
                          <w:marLeft w:val="0"/>
                          <w:marRight w:val="0"/>
                          <w:marTop w:val="0"/>
                          <w:marBottom w:val="0"/>
                          <w:divBdr>
                            <w:top w:val="none" w:sz="0" w:space="0" w:color="auto"/>
                            <w:left w:val="none" w:sz="0" w:space="0" w:color="auto"/>
                            <w:bottom w:val="none" w:sz="0" w:space="0" w:color="auto"/>
                            <w:right w:val="none" w:sz="0" w:space="0" w:color="auto"/>
                          </w:divBdr>
                        </w:div>
                      </w:divsChild>
                    </w:div>
                    <w:div w:id="1694572128">
                      <w:marLeft w:val="0"/>
                      <w:marRight w:val="0"/>
                      <w:marTop w:val="0"/>
                      <w:marBottom w:val="0"/>
                      <w:divBdr>
                        <w:top w:val="none" w:sz="0" w:space="0" w:color="auto"/>
                        <w:left w:val="none" w:sz="0" w:space="0" w:color="auto"/>
                        <w:bottom w:val="none" w:sz="0" w:space="0" w:color="auto"/>
                        <w:right w:val="none" w:sz="0" w:space="0" w:color="auto"/>
                      </w:divBdr>
                    </w:div>
                    <w:div w:id="938293627">
                      <w:marLeft w:val="0"/>
                      <w:marRight w:val="0"/>
                      <w:marTop w:val="0"/>
                      <w:marBottom w:val="0"/>
                      <w:divBdr>
                        <w:top w:val="none" w:sz="0" w:space="0" w:color="auto"/>
                        <w:left w:val="none" w:sz="0" w:space="0" w:color="auto"/>
                        <w:bottom w:val="none" w:sz="0" w:space="0" w:color="auto"/>
                        <w:right w:val="none" w:sz="0" w:space="0" w:color="auto"/>
                      </w:divBdr>
                      <w:divsChild>
                        <w:div w:id="1616017064">
                          <w:marLeft w:val="0"/>
                          <w:marRight w:val="0"/>
                          <w:marTop w:val="0"/>
                          <w:marBottom w:val="0"/>
                          <w:divBdr>
                            <w:top w:val="none" w:sz="0" w:space="0" w:color="auto"/>
                            <w:left w:val="none" w:sz="0" w:space="0" w:color="auto"/>
                            <w:bottom w:val="none" w:sz="0" w:space="0" w:color="auto"/>
                            <w:right w:val="none" w:sz="0" w:space="0" w:color="auto"/>
                          </w:divBdr>
                        </w:div>
                      </w:divsChild>
                    </w:div>
                    <w:div w:id="187329945">
                      <w:marLeft w:val="0"/>
                      <w:marRight w:val="0"/>
                      <w:marTop w:val="0"/>
                      <w:marBottom w:val="0"/>
                      <w:divBdr>
                        <w:top w:val="none" w:sz="0" w:space="0" w:color="auto"/>
                        <w:left w:val="none" w:sz="0" w:space="0" w:color="auto"/>
                        <w:bottom w:val="none" w:sz="0" w:space="0" w:color="auto"/>
                        <w:right w:val="none" w:sz="0" w:space="0" w:color="auto"/>
                      </w:divBdr>
                      <w:divsChild>
                        <w:div w:id="346950150">
                          <w:marLeft w:val="0"/>
                          <w:marRight w:val="0"/>
                          <w:marTop w:val="0"/>
                          <w:marBottom w:val="0"/>
                          <w:divBdr>
                            <w:top w:val="none" w:sz="0" w:space="0" w:color="auto"/>
                            <w:left w:val="none" w:sz="0" w:space="0" w:color="auto"/>
                            <w:bottom w:val="none" w:sz="0" w:space="0" w:color="auto"/>
                            <w:right w:val="none" w:sz="0" w:space="0" w:color="auto"/>
                          </w:divBdr>
                          <w:divsChild>
                            <w:div w:id="7995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8970">
                      <w:marLeft w:val="0"/>
                      <w:marRight w:val="0"/>
                      <w:marTop w:val="0"/>
                      <w:marBottom w:val="0"/>
                      <w:divBdr>
                        <w:top w:val="none" w:sz="0" w:space="0" w:color="auto"/>
                        <w:left w:val="none" w:sz="0" w:space="0" w:color="auto"/>
                        <w:bottom w:val="none" w:sz="0" w:space="0" w:color="auto"/>
                        <w:right w:val="none" w:sz="0" w:space="0" w:color="auto"/>
                      </w:divBdr>
                      <w:divsChild>
                        <w:div w:id="868028660">
                          <w:marLeft w:val="0"/>
                          <w:marRight w:val="0"/>
                          <w:marTop w:val="0"/>
                          <w:marBottom w:val="0"/>
                          <w:divBdr>
                            <w:top w:val="none" w:sz="0" w:space="0" w:color="auto"/>
                            <w:left w:val="none" w:sz="0" w:space="0" w:color="auto"/>
                            <w:bottom w:val="none" w:sz="0" w:space="0" w:color="auto"/>
                            <w:right w:val="none" w:sz="0" w:space="0" w:color="auto"/>
                          </w:divBdr>
                        </w:div>
                      </w:divsChild>
                    </w:div>
                    <w:div w:id="9726248">
                      <w:marLeft w:val="0"/>
                      <w:marRight w:val="0"/>
                      <w:marTop w:val="0"/>
                      <w:marBottom w:val="0"/>
                      <w:divBdr>
                        <w:top w:val="none" w:sz="0" w:space="0" w:color="auto"/>
                        <w:left w:val="none" w:sz="0" w:space="0" w:color="auto"/>
                        <w:bottom w:val="none" w:sz="0" w:space="0" w:color="auto"/>
                        <w:right w:val="none" w:sz="0" w:space="0" w:color="auto"/>
                      </w:divBdr>
                    </w:div>
                    <w:div w:id="2085643625">
                      <w:marLeft w:val="0"/>
                      <w:marRight w:val="0"/>
                      <w:marTop w:val="0"/>
                      <w:marBottom w:val="0"/>
                      <w:divBdr>
                        <w:top w:val="none" w:sz="0" w:space="0" w:color="auto"/>
                        <w:left w:val="none" w:sz="0" w:space="0" w:color="auto"/>
                        <w:bottom w:val="none" w:sz="0" w:space="0" w:color="auto"/>
                        <w:right w:val="none" w:sz="0" w:space="0" w:color="auto"/>
                      </w:divBdr>
                      <w:divsChild>
                        <w:div w:id="1207450938">
                          <w:marLeft w:val="0"/>
                          <w:marRight w:val="0"/>
                          <w:marTop w:val="0"/>
                          <w:marBottom w:val="0"/>
                          <w:divBdr>
                            <w:top w:val="none" w:sz="0" w:space="0" w:color="auto"/>
                            <w:left w:val="none" w:sz="0" w:space="0" w:color="auto"/>
                            <w:bottom w:val="none" w:sz="0" w:space="0" w:color="auto"/>
                            <w:right w:val="none" w:sz="0" w:space="0" w:color="auto"/>
                          </w:divBdr>
                        </w:div>
                      </w:divsChild>
                    </w:div>
                    <w:div w:id="1843158928">
                      <w:marLeft w:val="0"/>
                      <w:marRight w:val="0"/>
                      <w:marTop w:val="0"/>
                      <w:marBottom w:val="0"/>
                      <w:divBdr>
                        <w:top w:val="none" w:sz="0" w:space="0" w:color="auto"/>
                        <w:left w:val="none" w:sz="0" w:space="0" w:color="auto"/>
                        <w:bottom w:val="none" w:sz="0" w:space="0" w:color="auto"/>
                        <w:right w:val="none" w:sz="0" w:space="0" w:color="auto"/>
                      </w:divBdr>
                      <w:divsChild>
                        <w:div w:id="1217669743">
                          <w:marLeft w:val="0"/>
                          <w:marRight w:val="0"/>
                          <w:marTop w:val="0"/>
                          <w:marBottom w:val="0"/>
                          <w:divBdr>
                            <w:top w:val="none" w:sz="0" w:space="0" w:color="auto"/>
                            <w:left w:val="none" w:sz="0" w:space="0" w:color="auto"/>
                            <w:bottom w:val="none" w:sz="0" w:space="0" w:color="auto"/>
                            <w:right w:val="none" w:sz="0" w:space="0" w:color="auto"/>
                          </w:divBdr>
                          <w:divsChild>
                            <w:div w:id="3740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40390">
                      <w:marLeft w:val="0"/>
                      <w:marRight w:val="0"/>
                      <w:marTop w:val="0"/>
                      <w:marBottom w:val="0"/>
                      <w:divBdr>
                        <w:top w:val="none" w:sz="0" w:space="0" w:color="auto"/>
                        <w:left w:val="none" w:sz="0" w:space="0" w:color="auto"/>
                        <w:bottom w:val="none" w:sz="0" w:space="0" w:color="auto"/>
                        <w:right w:val="none" w:sz="0" w:space="0" w:color="auto"/>
                      </w:divBdr>
                      <w:divsChild>
                        <w:div w:id="9445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989975">
      <w:bodyDiv w:val="1"/>
      <w:marLeft w:val="0"/>
      <w:marRight w:val="0"/>
      <w:marTop w:val="0"/>
      <w:marBottom w:val="0"/>
      <w:divBdr>
        <w:top w:val="none" w:sz="0" w:space="0" w:color="auto"/>
        <w:left w:val="none" w:sz="0" w:space="0" w:color="auto"/>
        <w:bottom w:val="none" w:sz="0" w:space="0" w:color="auto"/>
        <w:right w:val="none" w:sz="0" w:space="0" w:color="auto"/>
      </w:divBdr>
      <w:divsChild>
        <w:div w:id="1636989512">
          <w:marLeft w:val="0"/>
          <w:marRight w:val="0"/>
          <w:marTop w:val="0"/>
          <w:marBottom w:val="0"/>
          <w:divBdr>
            <w:top w:val="none" w:sz="0" w:space="0" w:color="auto"/>
            <w:left w:val="none" w:sz="0" w:space="0" w:color="auto"/>
            <w:bottom w:val="none" w:sz="0" w:space="0" w:color="auto"/>
            <w:right w:val="none" w:sz="0" w:space="0" w:color="auto"/>
          </w:divBdr>
        </w:div>
      </w:divsChild>
    </w:div>
    <w:div w:id="1382359990">
      <w:bodyDiv w:val="1"/>
      <w:marLeft w:val="0"/>
      <w:marRight w:val="0"/>
      <w:marTop w:val="0"/>
      <w:marBottom w:val="0"/>
      <w:divBdr>
        <w:top w:val="none" w:sz="0" w:space="0" w:color="auto"/>
        <w:left w:val="none" w:sz="0" w:space="0" w:color="auto"/>
        <w:bottom w:val="none" w:sz="0" w:space="0" w:color="auto"/>
        <w:right w:val="none" w:sz="0" w:space="0" w:color="auto"/>
      </w:divBdr>
      <w:divsChild>
        <w:div w:id="1063144802">
          <w:marLeft w:val="0"/>
          <w:marRight w:val="0"/>
          <w:marTop w:val="0"/>
          <w:marBottom w:val="0"/>
          <w:divBdr>
            <w:top w:val="none" w:sz="0" w:space="0" w:color="auto"/>
            <w:left w:val="none" w:sz="0" w:space="0" w:color="auto"/>
            <w:bottom w:val="none" w:sz="0" w:space="0" w:color="auto"/>
            <w:right w:val="none" w:sz="0" w:space="0" w:color="auto"/>
          </w:divBdr>
        </w:div>
      </w:divsChild>
    </w:div>
    <w:div w:id="1391885338">
      <w:bodyDiv w:val="1"/>
      <w:marLeft w:val="0"/>
      <w:marRight w:val="0"/>
      <w:marTop w:val="0"/>
      <w:marBottom w:val="0"/>
      <w:divBdr>
        <w:top w:val="none" w:sz="0" w:space="0" w:color="auto"/>
        <w:left w:val="none" w:sz="0" w:space="0" w:color="auto"/>
        <w:bottom w:val="none" w:sz="0" w:space="0" w:color="auto"/>
        <w:right w:val="none" w:sz="0" w:space="0" w:color="auto"/>
      </w:divBdr>
    </w:div>
    <w:div w:id="1626814441">
      <w:bodyDiv w:val="1"/>
      <w:marLeft w:val="0"/>
      <w:marRight w:val="0"/>
      <w:marTop w:val="0"/>
      <w:marBottom w:val="0"/>
      <w:divBdr>
        <w:top w:val="none" w:sz="0" w:space="0" w:color="auto"/>
        <w:left w:val="none" w:sz="0" w:space="0" w:color="auto"/>
        <w:bottom w:val="none" w:sz="0" w:space="0" w:color="auto"/>
        <w:right w:val="none" w:sz="0" w:space="0" w:color="auto"/>
      </w:divBdr>
      <w:divsChild>
        <w:div w:id="93599250">
          <w:marLeft w:val="0"/>
          <w:marRight w:val="0"/>
          <w:marTop w:val="0"/>
          <w:marBottom w:val="0"/>
          <w:divBdr>
            <w:top w:val="none" w:sz="0" w:space="0" w:color="auto"/>
            <w:left w:val="none" w:sz="0" w:space="0" w:color="auto"/>
            <w:bottom w:val="none" w:sz="0" w:space="0" w:color="auto"/>
            <w:right w:val="none" w:sz="0" w:space="0" w:color="auto"/>
          </w:divBdr>
          <w:divsChild>
            <w:div w:id="1814175289">
              <w:marLeft w:val="0"/>
              <w:marRight w:val="0"/>
              <w:marTop w:val="0"/>
              <w:marBottom w:val="0"/>
              <w:divBdr>
                <w:top w:val="none" w:sz="0" w:space="0" w:color="auto"/>
                <w:left w:val="none" w:sz="0" w:space="0" w:color="auto"/>
                <w:bottom w:val="none" w:sz="0" w:space="0" w:color="auto"/>
                <w:right w:val="none" w:sz="0" w:space="0" w:color="auto"/>
              </w:divBdr>
              <w:divsChild>
                <w:div w:id="1086266690">
                  <w:marLeft w:val="0"/>
                  <w:marRight w:val="0"/>
                  <w:marTop w:val="0"/>
                  <w:marBottom w:val="0"/>
                  <w:divBdr>
                    <w:top w:val="none" w:sz="0" w:space="0" w:color="auto"/>
                    <w:left w:val="none" w:sz="0" w:space="0" w:color="auto"/>
                    <w:bottom w:val="none" w:sz="0" w:space="0" w:color="auto"/>
                    <w:right w:val="none" w:sz="0" w:space="0" w:color="auto"/>
                  </w:divBdr>
                  <w:divsChild>
                    <w:div w:id="842161170">
                      <w:marLeft w:val="0"/>
                      <w:marRight w:val="0"/>
                      <w:marTop w:val="0"/>
                      <w:marBottom w:val="0"/>
                      <w:divBdr>
                        <w:top w:val="none" w:sz="0" w:space="0" w:color="auto"/>
                        <w:left w:val="none" w:sz="0" w:space="0" w:color="auto"/>
                        <w:bottom w:val="none" w:sz="0" w:space="0" w:color="auto"/>
                        <w:right w:val="none" w:sz="0" w:space="0" w:color="auto"/>
                      </w:divBdr>
                      <w:divsChild>
                        <w:div w:id="925961198">
                          <w:marLeft w:val="0"/>
                          <w:marRight w:val="0"/>
                          <w:marTop w:val="0"/>
                          <w:marBottom w:val="0"/>
                          <w:divBdr>
                            <w:top w:val="none" w:sz="0" w:space="0" w:color="auto"/>
                            <w:left w:val="none" w:sz="0" w:space="0" w:color="auto"/>
                            <w:bottom w:val="none" w:sz="0" w:space="0" w:color="auto"/>
                            <w:right w:val="none" w:sz="0" w:space="0" w:color="auto"/>
                          </w:divBdr>
                          <w:divsChild>
                            <w:div w:id="182206400">
                              <w:marLeft w:val="0"/>
                              <w:marRight w:val="0"/>
                              <w:marTop w:val="0"/>
                              <w:marBottom w:val="0"/>
                              <w:divBdr>
                                <w:top w:val="none" w:sz="0" w:space="0" w:color="auto"/>
                                <w:left w:val="none" w:sz="0" w:space="0" w:color="auto"/>
                                <w:bottom w:val="none" w:sz="0" w:space="0" w:color="auto"/>
                                <w:right w:val="none" w:sz="0" w:space="0" w:color="auto"/>
                              </w:divBdr>
                              <w:divsChild>
                                <w:div w:id="1803235151">
                                  <w:marLeft w:val="0"/>
                                  <w:marRight w:val="0"/>
                                  <w:marTop w:val="0"/>
                                  <w:marBottom w:val="0"/>
                                  <w:divBdr>
                                    <w:top w:val="none" w:sz="0" w:space="0" w:color="auto"/>
                                    <w:left w:val="none" w:sz="0" w:space="0" w:color="auto"/>
                                    <w:bottom w:val="none" w:sz="0" w:space="0" w:color="auto"/>
                                    <w:right w:val="none" w:sz="0" w:space="0" w:color="auto"/>
                                  </w:divBdr>
                                  <w:divsChild>
                                    <w:div w:id="414321584">
                                      <w:marLeft w:val="0"/>
                                      <w:marRight w:val="0"/>
                                      <w:marTop w:val="0"/>
                                      <w:marBottom w:val="0"/>
                                      <w:divBdr>
                                        <w:top w:val="none" w:sz="0" w:space="0" w:color="auto"/>
                                        <w:left w:val="none" w:sz="0" w:space="0" w:color="auto"/>
                                        <w:bottom w:val="none" w:sz="0" w:space="0" w:color="auto"/>
                                        <w:right w:val="none" w:sz="0" w:space="0" w:color="auto"/>
                                      </w:divBdr>
                                      <w:divsChild>
                                        <w:div w:id="1790582106">
                                          <w:marLeft w:val="0"/>
                                          <w:marRight w:val="0"/>
                                          <w:marTop w:val="0"/>
                                          <w:marBottom w:val="0"/>
                                          <w:divBdr>
                                            <w:top w:val="none" w:sz="0" w:space="0" w:color="auto"/>
                                            <w:left w:val="none" w:sz="0" w:space="0" w:color="auto"/>
                                            <w:bottom w:val="none" w:sz="0" w:space="0" w:color="auto"/>
                                            <w:right w:val="none" w:sz="0" w:space="0" w:color="auto"/>
                                          </w:divBdr>
                                          <w:divsChild>
                                            <w:div w:id="1684280834">
                                              <w:marLeft w:val="0"/>
                                              <w:marRight w:val="0"/>
                                              <w:marTop w:val="0"/>
                                              <w:marBottom w:val="0"/>
                                              <w:divBdr>
                                                <w:top w:val="none" w:sz="0" w:space="0" w:color="auto"/>
                                                <w:left w:val="none" w:sz="0" w:space="0" w:color="auto"/>
                                                <w:bottom w:val="none" w:sz="0" w:space="0" w:color="auto"/>
                                                <w:right w:val="none" w:sz="0" w:space="0" w:color="auto"/>
                                              </w:divBdr>
                                              <w:divsChild>
                                                <w:div w:id="155222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13635">
                                          <w:marLeft w:val="0"/>
                                          <w:marRight w:val="0"/>
                                          <w:marTop w:val="0"/>
                                          <w:marBottom w:val="0"/>
                                          <w:divBdr>
                                            <w:top w:val="none" w:sz="0" w:space="0" w:color="auto"/>
                                            <w:left w:val="none" w:sz="0" w:space="0" w:color="auto"/>
                                            <w:bottom w:val="none" w:sz="0" w:space="0" w:color="auto"/>
                                            <w:right w:val="none" w:sz="0" w:space="0" w:color="auto"/>
                                          </w:divBdr>
                                          <w:divsChild>
                                            <w:div w:id="975766663">
                                              <w:marLeft w:val="0"/>
                                              <w:marRight w:val="0"/>
                                              <w:marTop w:val="0"/>
                                              <w:marBottom w:val="0"/>
                                              <w:divBdr>
                                                <w:top w:val="none" w:sz="0" w:space="0" w:color="auto"/>
                                                <w:left w:val="none" w:sz="0" w:space="0" w:color="auto"/>
                                                <w:bottom w:val="none" w:sz="0" w:space="0" w:color="auto"/>
                                                <w:right w:val="none" w:sz="0" w:space="0" w:color="auto"/>
                                              </w:divBdr>
                                              <w:divsChild>
                                                <w:div w:id="1688287985">
                                                  <w:marLeft w:val="0"/>
                                                  <w:marRight w:val="0"/>
                                                  <w:marTop w:val="0"/>
                                                  <w:marBottom w:val="0"/>
                                                  <w:divBdr>
                                                    <w:top w:val="none" w:sz="0" w:space="0" w:color="auto"/>
                                                    <w:left w:val="none" w:sz="0" w:space="0" w:color="auto"/>
                                                    <w:bottom w:val="none" w:sz="0" w:space="0" w:color="auto"/>
                                                    <w:right w:val="none" w:sz="0" w:space="0" w:color="auto"/>
                                                  </w:divBdr>
                                                  <w:divsChild>
                                                    <w:div w:id="664674574">
                                                      <w:marLeft w:val="0"/>
                                                      <w:marRight w:val="0"/>
                                                      <w:marTop w:val="0"/>
                                                      <w:marBottom w:val="0"/>
                                                      <w:divBdr>
                                                        <w:top w:val="none" w:sz="0" w:space="0" w:color="auto"/>
                                                        <w:left w:val="none" w:sz="0" w:space="0" w:color="auto"/>
                                                        <w:bottom w:val="none" w:sz="0" w:space="0" w:color="auto"/>
                                                        <w:right w:val="none" w:sz="0" w:space="0" w:color="auto"/>
                                                      </w:divBdr>
                                                    </w:div>
                                                    <w:div w:id="927468048">
                                                      <w:marLeft w:val="0"/>
                                                      <w:marRight w:val="0"/>
                                                      <w:marTop w:val="0"/>
                                                      <w:marBottom w:val="0"/>
                                                      <w:divBdr>
                                                        <w:top w:val="none" w:sz="0" w:space="0" w:color="auto"/>
                                                        <w:left w:val="none" w:sz="0" w:space="0" w:color="auto"/>
                                                        <w:bottom w:val="none" w:sz="0" w:space="0" w:color="auto"/>
                                                        <w:right w:val="none" w:sz="0" w:space="0" w:color="auto"/>
                                                      </w:divBdr>
                                                    </w:div>
                                                    <w:div w:id="340401247">
                                                      <w:marLeft w:val="0"/>
                                                      <w:marRight w:val="0"/>
                                                      <w:marTop w:val="0"/>
                                                      <w:marBottom w:val="0"/>
                                                      <w:divBdr>
                                                        <w:top w:val="none" w:sz="0" w:space="0" w:color="auto"/>
                                                        <w:left w:val="none" w:sz="0" w:space="0" w:color="auto"/>
                                                        <w:bottom w:val="none" w:sz="0" w:space="0" w:color="auto"/>
                                                        <w:right w:val="none" w:sz="0" w:space="0" w:color="auto"/>
                                                      </w:divBdr>
                                                      <w:divsChild>
                                                        <w:div w:id="14815294">
                                                          <w:marLeft w:val="0"/>
                                                          <w:marRight w:val="0"/>
                                                          <w:marTop w:val="0"/>
                                                          <w:marBottom w:val="0"/>
                                                          <w:divBdr>
                                                            <w:top w:val="none" w:sz="0" w:space="0" w:color="auto"/>
                                                            <w:left w:val="none" w:sz="0" w:space="0" w:color="auto"/>
                                                            <w:bottom w:val="none" w:sz="0" w:space="0" w:color="auto"/>
                                                            <w:right w:val="none" w:sz="0" w:space="0" w:color="auto"/>
                                                          </w:divBdr>
                                                        </w:div>
                                                      </w:divsChild>
                                                    </w:div>
                                                    <w:div w:id="2050645012">
                                                      <w:marLeft w:val="0"/>
                                                      <w:marRight w:val="0"/>
                                                      <w:marTop w:val="0"/>
                                                      <w:marBottom w:val="0"/>
                                                      <w:divBdr>
                                                        <w:top w:val="none" w:sz="0" w:space="0" w:color="auto"/>
                                                        <w:left w:val="none" w:sz="0" w:space="0" w:color="auto"/>
                                                        <w:bottom w:val="none" w:sz="0" w:space="0" w:color="auto"/>
                                                        <w:right w:val="none" w:sz="0" w:space="0" w:color="auto"/>
                                                      </w:divBdr>
                                                      <w:divsChild>
                                                        <w:div w:id="1398430803">
                                                          <w:marLeft w:val="0"/>
                                                          <w:marRight w:val="0"/>
                                                          <w:marTop w:val="0"/>
                                                          <w:marBottom w:val="0"/>
                                                          <w:divBdr>
                                                            <w:top w:val="none" w:sz="0" w:space="0" w:color="auto"/>
                                                            <w:left w:val="none" w:sz="0" w:space="0" w:color="auto"/>
                                                            <w:bottom w:val="none" w:sz="0" w:space="0" w:color="auto"/>
                                                            <w:right w:val="none" w:sz="0" w:space="0" w:color="auto"/>
                                                          </w:divBdr>
                                                          <w:divsChild>
                                                            <w:div w:id="6595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6672">
                                                      <w:marLeft w:val="0"/>
                                                      <w:marRight w:val="0"/>
                                                      <w:marTop w:val="0"/>
                                                      <w:marBottom w:val="0"/>
                                                      <w:divBdr>
                                                        <w:top w:val="none" w:sz="0" w:space="0" w:color="auto"/>
                                                        <w:left w:val="none" w:sz="0" w:space="0" w:color="auto"/>
                                                        <w:bottom w:val="none" w:sz="0" w:space="0" w:color="auto"/>
                                                        <w:right w:val="none" w:sz="0" w:space="0" w:color="auto"/>
                                                      </w:divBdr>
                                                      <w:divsChild>
                                                        <w:div w:id="366569552">
                                                          <w:marLeft w:val="0"/>
                                                          <w:marRight w:val="0"/>
                                                          <w:marTop w:val="0"/>
                                                          <w:marBottom w:val="0"/>
                                                          <w:divBdr>
                                                            <w:top w:val="none" w:sz="0" w:space="0" w:color="auto"/>
                                                            <w:left w:val="none" w:sz="0" w:space="0" w:color="auto"/>
                                                            <w:bottom w:val="none" w:sz="0" w:space="0" w:color="auto"/>
                                                            <w:right w:val="none" w:sz="0" w:space="0" w:color="auto"/>
                                                          </w:divBdr>
                                                        </w:div>
                                                      </w:divsChild>
                                                    </w:div>
                                                    <w:div w:id="446048149">
                                                      <w:marLeft w:val="0"/>
                                                      <w:marRight w:val="0"/>
                                                      <w:marTop w:val="0"/>
                                                      <w:marBottom w:val="0"/>
                                                      <w:divBdr>
                                                        <w:top w:val="none" w:sz="0" w:space="0" w:color="auto"/>
                                                        <w:left w:val="none" w:sz="0" w:space="0" w:color="auto"/>
                                                        <w:bottom w:val="none" w:sz="0" w:space="0" w:color="auto"/>
                                                        <w:right w:val="none" w:sz="0" w:space="0" w:color="auto"/>
                                                      </w:divBdr>
                                                    </w:div>
                                                    <w:div w:id="1312976395">
                                                      <w:marLeft w:val="0"/>
                                                      <w:marRight w:val="0"/>
                                                      <w:marTop w:val="0"/>
                                                      <w:marBottom w:val="0"/>
                                                      <w:divBdr>
                                                        <w:top w:val="none" w:sz="0" w:space="0" w:color="auto"/>
                                                        <w:left w:val="none" w:sz="0" w:space="0" w:color="auto"/>
                                                        <w:bottom w:val="none" w:sz="0" w:space="0" w:color="auto"/>
                                                        <w:right w:val="none" w:sz="0" w:space="0" w:color="auto"/>
                                                      </w:divBdr>
                                                      <w:divsChild>
                                                        <w:div w:id="283539299">
                                                          <w:marLeft w:val="0"/>
                                                          <w:marRight w:val="0"/>
                                                          <w:marTop w:val="0"/>
                                                          <w:marBottom w:val="0"/>
                                                          <w:divBdr>
                                                            <w:top w:val="none" w:sz="0" w:space="0" w:color="auto"/>
                                                            <w:left w:val="none" w:sz="0" w:space="0" w:color="auto"/>
                                                            <w:bottom w:val="none" w:sz="0" w:space="0" w:color="auto"/>
                                                            <w:right w:val="none" w:sz="0" w:space="0" w:color="auto"/>
                                                          </w:divBdr>
                                                        </w:div>
                                                      </w:divsChild>
                                                    </w:div>
                                                    <w:div w:id="2057703615">
                                                      <w:marLeft w:val="0"/>
                                                      <w:marRight w:val="0"/>
                                                      <w:marTop w:val="0"/>
                                                      <w:marBottom w:val="0"/>
                                                      <w:divBdr>
                                                        <w:top w:val="none" w:sz="0" w:space="0" w:color="auto"/>
                                                        <w:left w:val="none" w:sz="0" w:space="0" w:color="auto"/>
                                                        <w:bottom w:val="none" w:sz="0" w:space="0" w:color="auto"/>
                                                        <w:right w:val="none" w:sz="0" w:space="0" w:color="auto"/>
                                                      </w:divBdr>
                                                      <w:divsChild>
                                                        <w:div w:id="1750344599">
                                                          <w:marLeft w:val="0"/>
                                                          <w:marRight w:val="0"/>
                                                          <w:marTop w:val="0"/>
                                                          <w:marBottom w:val="0"/>
                                                          <w:divBdr>
                                                            <w:top w:val="none" w:sz="0" w:space="0" w:color="auto"/>
                                                            <w:left w:val="none" w:sz="0" w:space="0" w:color="auto"/>
                                                            <w:bottom w:val="none" w:sz="0" w:space="0" w:color="auto"/>
                                                            <w:right w:val="none" w:sz="0" w:space="0" w:color="auto"/>
                                                          </w:divBdr>
                                                          <w:divsChild>
                                                            <w:div w:id="1189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5051">
                                                      <w:marLeft w:val="0"/>
                                                      <w:marRight w:val="0"/>
                                                      <w:marTop w:val="0"/>
                                                      <w:marBottom w:val="0"/>
                                                      <w:divBdr>
                                                        <w:top w:val="none" w:sz="0" w:space="0" w:color="auto"/>
                                                        <w:left w:val="none" w:sz="0" w:space="0" w:color="auto"/>
                                                        <w:bottom w:val="none" w:sz="0" w:space="0" w:color="auto"/>
                                                        <w:right w:val="none" w:sz="0" w:space="0" w:color="auto"/>
                                                      </w:divBdr>
                                                      <w:divsChild>
                                                        <w:div w:id="196503360">
                                                          <w:marLeft w:val="0"/>
                                                          <w:marRight w:val="0"/>
                                                          <w:marTop w:val="0"/>
                                                          <w:marBottom w:val="0"/>
                                                          <w:divBdr>
                                                            <w:top w:val="none" w:sz="0" w:space="0" w:color="auto"/>
                                                            <w:left w:val="none" w:sz="0" w:space="0" w:color="auto"/>
                                                            <w:bottom w:val="none" w:sz="0" w:space="0" w:color="auto"/>
                                                            <w:right w:val="none" w:sz="0" w:space="0" w:color="auto"/>
                                                          </w:divBdr>
                                                        </w:div>
                                                      </w:divsChild>
                                                    </w:div>
                                                    <w:div w:id="28529401">
                                                      <w:marLeft w:val="0"/>
                                                      <w:marRight w:val="0"/>
                                                      <w:marTop w:val="0"/>
                                                      <w:marBottom w:val="0"/>
                                                      <w:divBdr>
                                                        <w:top w:val="none" w:sz="0" w:space="0" w:color="auto"/>
                                                        <w:left w:val="none" w:sz="0" w:space="0" w:color="auto"/>
                                                        <w:bottom w:val="none" w:sz="0" w:space="0" w:color="auto"/>
                                                        <w:right w:val="none" w:sz="0" w:space="0" w:color="auto"/>
                                                      </w:divBdr>
                                                    </w:div>
                                                    <w:div w:id="1505970253">
                                                      <w:marLeft w:val="0"/>
                                                      <w:marRight w:val="0"/>
                                                      <w:marTop w:val="0"/>
                                                      <w:marBottom w:val="0"/>
                                                      <w:divBdr>
                                                        <w:top w:val="none" w:sz="0" w:space="0" w:color="auto"/>
                                                        <w:left w:val="none" w:sz="0" w:space="0" w:color="auto"/>
                                                        <w:bottom w:val="none" w:sz="0" w:space="0" w:color="auto"/>
                                                        <w:right w:val="none" w:sz="0" w:space="0" w:color="auto"/>
                                                      </w:divBdr>
                                                      <w:divsChild>
                                                        <w:div w:id="824662775">
                                                          <w:marLeft w:val="0"/>
                                                          <w:marRight w:val="0"/>
                                                          <w:marTop w:val="0"/>
                                                          <w:marBottom w:val="0"/>
                                                          <w:divBdr>
                                                            <w:top w:val="none" w:sz="0" w:space="0" w:color="auto"/>
                                                            <w:left w:val="none" w:sz="0" w:space="0" w:color="auto"/>
                                                            <w:bottom w:val="none" w:sz="0" w:space="0" w:color="auto"/>
                                                            <w:right w:val="none" w:sz="0" w:space="0" w:color="auto"/>
                                                          </w:divBdr>
                                                        </w:div>
                                                      </w:divsChild>
                                                    </w:div>
                                                    <w:div w:id="369839667">
                                                      <w:marLeft w:val="0"/>
                                                      <w:marRight w:val="0"/>
                                                      <w:marTop w:val="0"/>
                                                      <w:marBottom w:val="0"/>
                                                      <w:divBdr>
                                                        <w:top w:val="none" w:sz="0" w:space="0" w:color="auto"/>
                                                        <w:left w:val="none" w:sz="0" w:space="0" w:color="auto"/>
                                                        <w:bottom w:val="none" w:sz="0" w:space="0" w:color="auto"/>
                                                        <w:right w:val="none" w:sz="0" w:space="0" w:color="auto"/>
                                                      </w:divBdr>
                                                      <w:divsChild>
                                                        <w:div w:id="1923098123">
                                                          <w:marLeft w:val="0"/>
                                                          <w:marRight w:val="0"/>
                                                          <w:marTop w:val="0"/>
                                                          <w:marBottom w:val="0"/>
                                                          <w:divBdr>
                                                            <w:top w:val="none" w:sz="0" w:space="0" w:color="auto"/>
                                                            <w:left w:val="none" w:sz="0" w:space="0" w:color="auto"/>
                                                            <w:bottom w:val="none" w:sz="0" w:space="0" w:color="auto"/>
                                                            <w:right w:val="none" w:sz="0" w:space="0" w:color="auto"/>
                                                          </w:divBdr>
                                                          <w:divsChild>
                                                            <w:div w:id="14604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10881">
                                                      <w:marLeft w:val="0"/>
                                                      <w:marRight w:val="0"/>
                                                      <w:marTop w:val="0"/>
                                                      <w:marBottom w:val="0"/>
                                                      <w:divBdr>
                                                        <w:top w:val="none" w:sz="0" w:space="0" w:color="auto"/>
                                                        <w:left w:val="none" w:sz="0" w:space="0" w:color="auto"/>
                                                        <w:bottom w:val="none" w:sz="0" w:space="0" w:color="auto"/>
                                                        <w:right w:val="none" w:sz="0" w:space="0" w:color="auto"/>
                                                      </w:divBdr>
                                                      <w:divsChild>
                                                        <w:div w:id="312832399">
                                                          <w:marLeft w:val="0"/>
                                                          <w:marRight w:val="0"/>
                                                          <w:marTop w:val="0"/>
                                                          <w:marBottom w:val="0"/>
                                                          <w:divBdr>
                                                            <w:top w:val="none" w:sz="0" w:space="0" w:color="auto"/>
                                                            <w:left w:val="none" w:sz="0" w:space="0" w:color="auto"/>
                                                            <w:bottom w:val="none" w:sz="0" w:space="0" w:color="auto"/>
                                                            <w:right w:val="none" w:sz="0" w:space="0" w:color="auto"/>
                                                          </w:divBdr>
                                                        </w:div>
                                                      </w:divsChild>
                                                    </w:div>
                                                    <w:div w:id="1158308734">
                                                      <w:marLeft w:val="0"/>
                                                      <w:marRight w:val="0"/>
                                                      <w:marTop w:val="0"/>
                                                      <w:marBottom w:val="0"/>
                                                      <w:divBdr>
                                                        <w:top w:val="none" w:sz="0" w:space="0" w:color="auto"/>
                                                        <w:left w:val="none" w:sz="0" w:space="0" w:color="auto"/>
                                                        <w:bottom w:val="none" w:sz="0" w:space="0" w:color="auto"/>
                                                        <w:right w:val="none" w:sz="0" w:space="0" w:color="auto"/>
                                                      </w:divBdr>
                                                    </w:div>
                                                    <w:div w:id="2086756528">
                                                      <w:marLeft w:val="0"/>
                                                      <w:marRight w:val="0"/>
                                                      <w:marTop w:val="0"/>
                                                      <w:marBottom w:val="0"/>
                                                      <w:divBdr>
                                                        <w:top w:val="none" w:sz="0" w:space="0" w:color="auto"/>
                                                        <w:left w:val="none" w:sz="0" w:space="0" w:color="auto"/>
                                                        <w:bottom w:val="none" w:sz="0" w:space="0" w:color="auto"/>
                                                        <w:right w:val="none" w:sz="0" w:space="0" w:color="auto"/>
                                                      </w:divBdr>
                                                      <w:divsChild>
                                                        <w:div w:id="100418254">
                                                          <w:marLeft w:val="0"/>
                                                          <w:marRight w:val="0"/>
                                                          <w:marTop w:val="0"/>
                                                          <w:marBottom w:val="0"/>
                                                          <w:divBdr>
                                                            <w:top w:val="none" w:sz="0" w:space="0" w:color="auto"/>
                                                            <w:left w:val="none" w:sz="0" w:space="0" w:color="auto"/>
                                                            <w:bottom w:val="none" w:sz="0" w:space="0" w:color="auto"/>
                                                            <w:right w:val="none" w:sz="0" w:space="0" w:color="auto"/>
                                                          </w:divBdr>
                                                        </w:div>
                                                      </w:divsChild>
                                                    </w:div>
                                                    <w:div w:id="1511070084">
                                                      <w:marLeft w:val="0"/>
                                                      <w:marRight w:val="0"/>
                                                      <w:marTop w:val="0"/>
                                                      <w:marBottom w:val="0"/>
                                                      <w:divBdr>
                                                        <w:top w:val="none" w:sz="0" w:space="0" w:color="auto"/>
                                                        <w:left w:val="none" w:sz="0" w:space="0" w:color="auto"/>
                                                        <w:bottom w:val="none" w:sz="0" w:space="0" w:color="auto"/>
                                                        <w:right w:val="none" w:sz="0" w:space="0" w:color="auto"/>
                                                      </w:divBdr>
                                                      <w:divsChild>
                                                        <w:div w:id="1546527498">
                                                          <w:marLeft w:val="0"/>
                                                          <w:marRight w:val="0"/>
                                                          <w:marTop w:val="0"/>
                                                          <w:marBottom w:val="0"/>
                                                          <w:divBdr>
                                                            <w:top w:val="none" w:sz="0" w:space="0" w:color="auto"/>
                                                            <w:left w:val="none" w:sz="0" w:space="0" w:color="auto"/>
                                                            <w:bottom w:val="none" w:sz="0" w:space="0" w:color="auto"/>
                                                            <w:right w:val="none" w:sz="0" w:space="0" w:color="auto"/>
                                                          </w:divBdr>
                                                          <w:divsChild>
                                                            <w:div w:id="18460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2383">
                                                      <w:marLeft w:val="0"/>
                                                      <w:marRight w:val="0"/>
                                                      <w:marTop w:val="0"/>
                                                      <w:marBottom w:val="0"/>
                                                      <w:divBdr>
                                                        <w:top w:val="none" w:sz="0" w:space="0" w:color="auto"/>
                                                        <w:left w:val="none" w:sz="0" w:space="0" w:color="auto"/>
                                                        <w:bottom w:val="none" w:sz="0" w:space="0" w:color="auto"/>
                                                        <w:right w:val="none" w:sz="0" w:space="0" w:color="auto"/>
                                                      </w:divBdr>
                                                      <w:divsChild>
                                                        <w:div w:id="1601136682">
                                                          <w:marLeft w:val="0"/>
                                                          <w:marRight w:val="0"/>
                                                          <w:marTop w:val="0"/>
                                                          <w:marBottom w:val="0"/>
                                                          <w:divBdr>
                                                            <w:top w:val="none" w:sz="0" w:space="0" w:color="auto"/>
                                                            <w:left w:val="none" w:sz="0" w:space="0" w:color="auto"/>
                                                            <w:bottom w:val="none" w:sz="0" w:space="0" w:color="auto"/>
                                                            <w:right w:val="none" w:sz="0" w:space="0" w:color="auto"/>
                                                          </w:divBdr>
                                                        </w:div>
                                                      </w:divsChild>
                                                    </w:div>
                                                    <w:div w:id="1512909012">
                                                      <w:marLeft w:val="0"/>
                                                      <w:marRight w:val="0"/>
                                                      <w:marTop w:val="0"/>
                                                      <w:marBottom w:val="0"/>
                                                      <w:divBdr>
                                                        <w:top w:val="none" w:sz="0" w:space="0" w:color="auto"/>
                                                        <w:left w:val="none" w:sz="0" w:space="0" w:color="auto"/>
                                                        <w:bottom w:val="none" w:sz="0" w:space="0" w:color="auto"/>
                                                        <w:right w:val="none" w:sz="0" w:space="0" w:color="auto"/>
                                                      </w:divBdr>
                                                    </w:div>
                                                    <w:div w:id="1356424397">
                                                      <w:marLeft w:val="0"/>
                                                      <w:marRight w:val="0"/>
                                                      <w:marTop w:val="0"/>
                                                      <w:marBottom w:val="0"/>
                                                      <w:divBdr>
                                                        <w:top w:val="none" w:sz="0" w:space="0" w:color="auto"/>
                                                        <w:left w:val="none" w:sz="0" w:space="0" w:color="auto"/>
                                                        <w:bottom w:val="none" w:sz="0" w:space="0" w:color="auto"/>
                                                        <w:right w:val="none" w:sz="0" w:space="0" w:color="auto"/>
                                                      </w:divBdr>
                                                      <w:divsChild>
                                                        <w:div w:id="1736776267">
                                                          <w:marLeft w:val="0"/>
                                                          <w:marRight w:val="0"/>
                                                          <w:marTop w:val="0"/>
                                                          <w:marBottom w:val="0"/>
                                                          <w:divBdr>
                                                            <w:top w:val="none" w:sz="0" w:space="0" w:color="auto"/>
                                                            <w:left w:val="none" w:sz="0" w:space="0" w:color="auto"/>
                                                            <w:bottom w:val="none" w:sz="0" w:space="0" w:color="auto"/>
                                                            <w:right w:val="none" w:sz="0" w:space="0" w:color="auto"/>
                                                          </w:divBdr>
                                                        </w:div>
                                                      </w:divsChild>
                                                    </w:div>
                                                    <w:div w:id="1624144610">
                                                      <w:marLeft w:val="0"/>
                                                      <w:marRight w:val="0"/>
                                                      <w:marTop w:val="0"/>
                                                      <w:marBottom w:val="0"/>
                                                      <w:divBdr>
                                                        <w:top w:val="none" w:sz="0" w:space="0" w:color="auto"/>
                                                        <w:left w:val="none" w:sz="0" w:space="0" w:color="auto"/>
                                                        <w:bottom w:val="none" w:sz="0" w:space="0" w:color="auto"/>
                                                        <w:right w:val="none" w:sz="0" w:space="0" w:color="auto"/>
                                                      </w:divBdr>
                                                      <w:divsChild>
                                                        <w:div w:id="666058535">
                                                          <w:marLeft w:val="0"/>
                                                          <w:marRight w:val="0"/>
                                                          <w:marTop w:val="0"/>
                                                          <w:marBottom w:val="0"/>
                                                          <w:divBdr>
                                                            <w:top w:val="none" w:sz="0" w:space="0" w:color="auto"/>
                                                            <w:left w:val="none" w:sz="0" w:space="0" w:color="auto"/>
                                                            <w:bottom w:val="none" w:sz="0" w:space="0" w:color="auto"/>
                                                            <w:right w:val="none" w:sz="0" w:space="0" w:color="auto"/>
                                                          </w:divBdr>
                                                          <w:divsChild>
                                                            <w:div w:id="73570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03391">
                                                      <w:marLeft w:val="0"/>
                                                      <w:marRight w:val="0"/>
                                                      <w:marTop w:val="0"/>
                                                      <w:marBottom w:val="0"/>
                                                      <w:divBdr>
                                                        <w:top w:val="none" w:sz="0" w:space="0" w:color="auto"/>
                                                        <w:left w:val="none" w:sz="0" w:space="0" w:color="auto"/>
                                                        <w:bottom w:val="none" w:sz="0" w:space="0" w:color="auto"/>
                                                        <w:right w:val="none" w:sz="0" w:space="0" w:color="auto"/>
                                                      </w:divBdr>
                                                      <w:divsChild>
                                                        <w:div w:id="1457721701">
                                                          <w:marLeft w:val="0"/>
                                                          <w:marRight w:val="0"/>
                                                          <w:marTop w:val="0"/>
                                                          <w:marBottom w:val="0"/>
                                                          <w:divBdr>
                                                            <w:top w:val="none" w:sz="0" w:space="0" w:color="auto"/>
                                                            <w:left w:val="none" w:sz="0" w:space="0" w:color="auto"/>
                                                            <w:bottom w:val="none" w:sz="0" w:space="0" w:color="auto"/>
                                                            <w:right w:val="none" w:sz="0" w:space="0" w:color="auto"/>
                                                          </w:divBdr>
                                                        </w:div>
                                                      </w:divsChild>
                                                    </w:div>
                                                    <w:div w:id="1267956961">
                                                      <w:marLeft w:val="0"/>
                                                      <w:marRight w:val="0"/>
                                                      <w:marTop w:val="0"/>
                                                      <w:marBottom w:val="0"/>
                                                      <w:divBdr>
                                                        <w:top w:val="none" w:sz="0" w:space="0" w:color="auto"/>
                                                        <w:left w:val="none" w:sz="0" w:space="0" w:color="auto"/>
                                                        <w:bottom w:val="none" w:sz="0" w:space="0" w:color="auto"/>
                                                        <w:right w:val="none" w:sz="0" w:space="0" w:color="auto"/>
                                                      </w:divBdr>
                                                    </w:div>
                                                    <w:div w:id="21438417">
                                                      <w:marLeft w:val="0"/>
                                                      <w:marRight w:val="0"/>
                                                      <w:marTop w:val="0"/>
                                                      <w:marBottom w:val="0"/>
                                                      <w:divBdr>
                                                        <w:top w:val="none" w:sz="0" w:space="0" w:color="auto"/>
                                                        <w:left w:val="none" w:sz="0" w:space="0" w:color="auto"/>
                                                        <w:bottom w:val="none" w:sz="0" w:space="0" w:color="auto"/>
                                                        <w:right w:val="none" w:sz="0" w:space="0" w:color="auto"/>
                                                      </w:divBdr>
                                                      <w:divsChild>
                                                        <w:div w:id="1634600230">
                                                          <w:marLeft w:val="0"/>
                                                          <w:marRight w:val="0"/>
                                                          <w:marTop w:val="0"/>
                                                          <w:marBottom w:val="0"/>
                                                          <w:divBdr>
                                                            <w:top w:val="none" w:sz="0" w:space="0" w:color="auto"/>
                                                            <w:left w:val="none" w:sz="0" w:space="0" w:color="auto"/>
                                                            <w:bottom w:val="none" w:sz="0" w:space="0" w:color="auto"/>
                                                            <w:right w:val="none" w:sz="0" w:space="0" w:color="auto"/>
                                                          </w:divBdr>
                                                        </w:div>
                                                      </w:divsChild>
                                                    </w:div>
                                                    <w:div w:id="1267343733">
                                                      <w:marLeft w:val="0"/>
                                                      <w:marRight w:val="0"/>
                                                      <w:marTop w:val="0"/>
                                                      <w:marBottom w:val="0"/>
                                                      <w:divBdr>
                                                        <w:top w:val="none" w:sz="0" w:space="0" w:color="auto"/>
                                                        <w:left w:val="none" w:sz="0" w:space="0" w:color="auto"/>
                                                        <w:bottom w:val="none" w:sz="0" w:space="0" w:color="auto"/>
                                                        <w:right w:val="none" w:sz="0" w:space="0" w:color="auto"/>
                                                      </w:divBdr>
                                                      <w:divsChild>
                                                        <w:div w:id="567881293">
                                                          <w:marLeft w:val="0"/>
                                                          <w:marRight w:val="0"/>
                                                          <w:marTop w:val="0"/>
                                                          <w:marBottom w:val="0"/>
                                                          <w:divBdr>
                                                            <w:top w:val="none" w:sz="0" w:space="0" w:color="auto"/>
                                                            <w:left w:val="none" w:sz="0" w:space="0" w:color="auto"/>
                                                            <w:bottom w:val="none" w:sz="0" w:space="0" w:color="auto"/>
                                                            <w:right w:val="none" w:sz="0" w:space="0" w:color="auto"/>
                                                          </w:divBdr>
                                                          <w:divsChild>
                                                            <w:div w:id="7668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6568">
                                                      <w:marLeft w:val="0"/>
                                                      <w:marRight w:val="0"/>
                                                      <w:marTop w:val="0"/>
                                                      <w:marBottom w:val="0"/>
                                                      <w:divBdr>
                                                        <w:top w:val="none" w:sz="0" w:space="0" w:color="auto"/>
                                                        <w:left w:val="none" w:sz="0" w:space="0" w:color="auto"/>
                                                        <w:bottom w:val="none" w:sz="0" w:space="0" w:color="auto"/>
                                                        <w:right w:val="none" w:sz="0" w:space="0" w:color="auto"/>
                                                      </w:divBdr>
                                                      <w:divsChild>
                                                        <w:div w:id="712655783">
                                                          <w:marLeft w:val="0"/>
                                                          <w:marRight w:val="0"/>
                                                          <w:marTop w:val="0"/>
                                                          <w:marBottom w:val="0"/>
                                                          <w:divBdr>
                                                            <w:top w:val="none" w:sz="0" w:space="0" w:color="auto"/>
                                                            <w:left w:val="none" w:sz="0" w:space="0" w:color="auto"/>
                                                            <w:bottom w:val="none" w:sz="0" w:space="0" w:color="auto"/>
                                                            <w:right w:val="none" w:sz="0" w:space="0" w:color="auto"/>
                                                          </w:divBdr>
                                                        </w:div>
                                                      </w:divsChild>
                                                    </w:div>
                                                    <w:div w:id="1767649912">
                                                      <w:marLeft w:val="0"/>
                                                      <w:marRight w:val="0"/>
                                                      <w:marTop w:val="0"/>
                                                      <w:marBottom w:val="0"/>
                                                      <w:divBdr>
                                                        <w:top w:val="none" w:sz="0" w:space="0" w:color="auto"/>
                                                        <w:left w:val="none" w:sz="0" w:space="0" w:color="auto"/>
                                                        <w:bottom w:val="none" w:sz="0" w:space="0" w:color="auto"/>
                                                        <w:right w:val="none" w:sz="0" w:space="0" w:color="auto"/>
                                                      </w:divBdr>
                                                    </w:div>
                                                    <w:div w:id="1322123904">
                                                      <w:marLeft w:val="0"/>
                                                      <w:marRight w:val="0"/>
                                                      <w:marTop w:val="0"/>
                                                      <w:marBottom w:val="0"/>
                                                      <w:divBdr>
                                                        <w:top w:val="none" w:sz="0" w:space="0" w:color="auto"/>
                                                        <w:left w:val="none" w:sz="0" w:space="0" w:color="auto"/>
                                                        <w:bottom w:val="none" w:sz="0" w:space="0" w:color="auto"/>
                                                        <w:right w:val="none" w:sz="0" w:space="0" w:color="auto"/>
                                                      </w:divBdr>
                                                      <w:divsChild>
                                                        <w:div w:id="1223298898">
                                                          <w:marLeft w:val="0"/>
                                                          <w:marRight w:val="0"/>
                                                          <w:marTop w:val="0"/>
                                                          <w:marBottom w:val="0"/>
                                                          <w:divBdr>
                                                            <w:top w:val="none" w:sz="0" w:space="0" w:color="auto"/>
                                                            <w:left w:val="none" w:sz="0" w:space="0" w:color="auto"/>
                                                            <w:bottom w:val="none" w:sz="0" w:space="0" w:color="auto"/>
                                                            <w:right w:val="none" w:sz="0" w:space="0" w:color="auto"/>
                                                          </w:divBdr>
                                                        </w:div>
                                                      </w:divsChild>
                                                    </w:div>
                                                    <w:div w:id="293101569">
                                                      <w:marLeft w:val="0"/>
                                                      <w:marRight w:val="0"/>
                                                      <w:marTop w:val="0"/>
                                                      <w:marBottom w:val="0"/>
                                                      <w:divBdr>
                                                        <w:top w:val="none" w:sz="0" w:space="0" w:color="auto"/>
                                                        <w:left w:val="none" w:sz="0" w:space="0" w:color="auto"/>
                                                        <w:bottom w:val="none" w:sz="0" w:space="0" w:color="auto"/>
                                                        <w:right w:val="none" w:sz="0" w:space="0" w:color="auto"/>
                                                      </w:divBdr>
                                                      <w:divsChild>
                                                        <w:div w:id="2041347855">
                                                          <w:marLeft w:val="0"/>
                                                          <w:marRight w:val="0"/>
                                                          <w:marTop w:val="0"/>
                                                          <w:marBottom w:val="0"/>
                                                          <w:divBdr>
                                                            <w:top w:val="none" w:sz="0" w:space="0" w:color="auto"/>
                                                            <w:left w:val="none" w:sz="0" w:space="0" w:color="auto"/>
                                                            <w:bottom w:val="none" w:sz="0" w:space="0" w:color="auto"/>
                                                            <w:right w:val="none" w:sz="0" w:space="0" w:color="auto"/>
                                                          </w:divBdr>
                                                          <w:divsChild>
                                                            <w:div w:id="160395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9810">
                                                      <w:marLeft w:val="0"/>
                                                      <w:marRight w:val="0"/>
                                                      <w:marTop w:val="0"/>
                                                      <w:marBottom w:val="0"/>
                                                      <w:divBdr>
                                                        <w:top w:val="none" w:sz="0" w:space="0" w:color="auto"/>
                                                        <w:left w:val="none" w:sz="0" w:space="0" w:color="auto"/>
                                                        <w:bottom w:val="none" w:sz="0" w:space="0" w:color="auto"/>
                                                        <w:right w:val="none" w:sz="0" w:space="0" w:color="auto"/>
                                                      </w:divBdr>
                                                      <w:divsChild>
                                                        <w:div w:id="592275355">
                                                          <w:marLeft w:val="0"/>
                                                          <w:marRight w:val="0"/>
                                                          <w:marTop w:val="0"/>
                                                          <w:marBottom w:val="0"/>
                                                          <w:divBdr>
                                                            <w:top w:val="none" w:sz="0" w:space="0" w:color="auto"/>
                                                            <w:left w:val="none" w:sz="0" w:space="0" w:color="auto"/>
                                                            <w:bottom w:val="none" w:sz="0" w:space="0" w:color="auto"/>
                                                            <w:right w:val="none" w:sz="0" w:space="0" w:color="auto"/>
                                                          </w:divBdr>
                                                        </w:div>
                                                      </w:divsChild>
                                                    </w:div>
                                                    <w:div w:id="943999101">
                                                      <w:marLeft w:val="0"/>
                                                      <w:marRight w:val="0"/>
                                                      <w:marTop w:val="0"/>
                                                      <w:marBottom w:val="0"/>
                                                      <w:divBdr>
                                                        <w:top w:val="none" w:sz="0" w:space="0" w:color="auto"/>
                                                        <w:left w:val="none" w:sz="0" w:space="0" w:color="auto"/>
                                                        <w:bottom w:val="none" w:sz="0" w:space="0" w:color="auto"/>
                                                        <w:right w:val="none" w:sz="0" w:space="0" w:color="auto"/>
                                                      </w:divBdr>
                                                    </w:div>
                                                    <w:div w:id="1322657640">
                                                      <w:marLeft w:val="0"/>
                                                      <w:marRight w:val="0"/>
                                                      <w:marTop w:val="0"/>
                                                      <w:marBottom w:val="0"/>
                                                      <w:divBdr>
                                                        <w:top w:val="none" w:sz="0" w:space="0" w:color="auto"/>
                                                        <w:left w:val="none" w:sz="0" w:space="0" w:color="auto"/>
                                                        <w:bottom w:val="none" w:sz="0" w:space="0" w:color="auto"/>
                                                        <w:right w:val="none" w:sz="0" w:space="0" w:color="auto"/>
                                                      </w:divBdr>
                                                      <w:divsChild>
                                                        <w:div w:id="76445293">
                                                          <w:marLeft w:val="0"/>
                                                          <w:marRight w:val="0"/>
                                                          <w:marTop w:val="0"/>
                                                          <w:marBottom w:val="0"/>
                                                          <w:divBdr>
                                                            <w:top w:val="none" w:sz="0" w:space="0" w:color="auto"/>
                                                            <w:left w:val="none" w:sz="0" w:space="0" w:color="auto"/>
                                                            <w:bottom w:val="none" w:sz="0" w:space="0" w:color="auto"/>
                                                            <w:right w:val="none" w:sz="0" w:space="0" w:color="auto"/>
                                                          </w:divBdr>
                                                        </w:div>
                                                      </w:divsChild>
                                                    </w:div>
                                                    <w:div w:id="406153778">
                                                      <w:marLeft w:val="0"/>
                                                      <w:marRight w:val="0"/>
                                                      <w:marTop w:val="0"/>
                                                      <w:marBottom w:val="0"/>
                                                      <w:divBdr>
                                                        <w:top w:val="none" w:sz="0" w:space="0" w:color="auto"/>
                                                        <w:left w:val="none" w:sz="0" w:space="0" w:color="auto"/>
                                                        <w:bottom w:val="none" w:sz="0" w:space="0" w:color="auto"/>
                                                        <w:right w:val="none" w:sz="0" w:space="0" w:color="auto"/>
                                                      </w:divBdr>
                                                      <w:divsChild>
                                                        <w:div w:id="755789108">
                                                          <w:marLeft w:val="0"/>
                                                          <w:marRight w:val="0"/>
                                                          <w:marTop w:val="0"/>
                                                          <w:marBottom w:val="0"/>
                                                          <w:divBdr>
                                                            <w:top w:val="none" w:sz="0" w:space="0" w:color="auto"/>
                                                            <w:left w:val="none" w:sz="0" w:space="0" w:color="auto"/>
                                                            <w:bottom w:val="none" w:sz="0" w:space="0" w:color="auto"/>
                                                            <w:right w:val="none" w:sz="0" w:space="0" w:color="auto"/>
                                                          </w:divBdr>
                                                          <w:divsChild>
                                                            <w:div w:id="16972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1650">
                                                      <w:marLeft w:val="0"/>
                                                      <w:marRight w:val="0"/>
                                                      <w:marTop w:val="0"/>
                                                      <w:marBottom w:val="0"/>
                                                      <w:divBdr>
                                                        <w:top w:val="none" w:sz="0" w:space="0" w:color="auto"/>
                                                        <w:left w:val="none" w:sz="0" w:space="0" w:color="auto"/>
                                                        <w:bottom w:val="none" w:sz="0" w:space="0" w:color="auto"/>
                                                        <w:right w:val="none" w:sz="0" w:space="0" w:color="auto"/>
                                                      </w:divBdr>
                                                      <w:divsChild>
                                                        <w:div w:id="647055379">
                                                          <w:marLeft w:val="0"/>
                                                          <w:marRight w:val="0"/>
                                                          <w:marTop w:val="0"/>
                                                          <w:marBottom w:val="0"/>
                                                          <w:divBdr>
                                                            <w:top w:val="none" w:sz="0" w:space="0" w:color="auto"/>
                                                            <w:left w:val="none" w:sz="0" w:space="0" w:color="auto"/>
                                                            <w:bottom w:val="none" w:sz="0" w:space="0" w:color="auto"/>
                                                            <w:right w:val="none" w:sz="0" w:space="0" w:color="auto"/>
                                                          </w:divBdr>
                                                        </w:div>
                                                      </w:divsChild>
                                                    </w:div>
                                                    <w:div w:id="142814664">
                                                      <w:marLeft w:val="0"/>
                                                      <w:marRight w:val="0"/>
                                                      <w:marTop w:val="0"/>
                                                      <w:marBottom w:val="0"/>
                                                      <w:divBdr>
                                                        <w:top w:val="none" w:sz="0" w:space="0" w:color="auto"/>
                                                        <w:left w:val="none" w:sz="0" w:space="0" w:color="auto"/>
                                                        <w:bottom w:val="none" w:sz="0" w:space="0" w:color="auto"/>
                                                        <w:right w:val="none" w:sz="0" w:space="0" w:color="auto"/>
                                                      </w:divBdr>
                                                    </w:div>
                                                    <w:div w:id="385026801">
                                                      <w:marLeft w:val="0"/>
                                                      <w:marRight w:val="0"/>
                                                      <w:marTop w:val="0"/>
                                                      <w:marBottom w:val="0"/>
                                                      <w:divBdr>
                                                        <w:top w:val="none" w:sz="0" w:space="0" w:color="auto"/>
                                                        <w:left w:val="none" w:sz="0" w:space="0" w:color="auto"/>
                                                        <w:bottom w:val="none" w:sz="0" w:space="0" w:color="auto"/>
                                                        <w:right w:val="none" w:sz="0" w:space="0" w:color="auto"/>
                                                      </w:divBdr>
                                                      <w:divsChild>
                                                        <w:div w:id="1489900936">
                                                          <w:marLeft w:val="0"/>
                                                          <w:marRight w:val="0"/>
                                                          <w:marTop w:val="0"/>
                                                          <w:marBottom w:val="0"/>
                                                          <w:divBdr>
                                                            <w:top w:val="none" w:sz="0" w:space="0" w:color="auto"/>
                                                            <w:left w:val="none" w:sz="0" w:space="0" w:color="auto"/>
                                                            <w:bottom w:val="none" w:sz="0" w:space="0" w:color="auto"/>
                                                            <w:right w:val="none" w:sz="0" w:space="0" w:color="auto"/>
                                                          </w:divBdr>
                                                        </w:div>
                                                      </w:divsChild>
                                                    </w:div>
                                                    <w:div w:id="1642542590">
                                                      <w:marLeft w:val="0"/>
                                                      <w:marRight w:val="0"/>
                                                      <w:marTop w:val="0"/>
                                                      <w:marBottom w:val="0"/>
                                                      <w:divBdr>
                                                        <w:top w:val="none" w:sz="0" w:space="0" w:color="auto"/>
                                                        <w:left w:val="none" w:sz="0" w:space="0" w:color="auto"/>
                                                        <w:bottom w:val="none" w:sz="0" w:space="0" w:color="auto"/>
                                                        <w:right w:val="none" w:sz="0" w:space="0" w:color="auto"/>
                                                      </w:divBdr>
                                                      <w:divsChild>
                                                        <w:div w:id="2044936232">
                                                          <w:marLeft w:val="0"/>
                                                          <w:marRight w:val="0"/>
                                                          <w:marTop w:val="0"/>
                                                          <w:marBottom w:val="0"/>
                                                          <w:divBdr>
                                                            <w:top w:val="none" w:sz="0" w:space="0" w:color="auto"/>
                                                            <w:left w:val="none" w:sz="0" w:space="0" w:color="auto"/>
                                                            <w:bottom w:val="none" w:sz="0" w:space="0" w:color="auto"/>
                                                            <w:right w:val="none" w:sz="0" w:space="0" w:color="auto"/>
                                                          </w:divBdr>
                                                          <w:divsChild>
                                                            <w:div w:id="11361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88024">
                                                      <w:marLeft w:val="0"/>
                                                      <w:marRight w:val="0"/>
                                                      <w:marTop w:val="0"/>
                                                      <w:marBottom w:val="0"/>
                                                      <w:divBdr>
                                                        <w:top w:val="none" w:sz="0" w:space="0" w:color="auto"/>
                                                        <w:left w:val="none" w:sz="0" w:space="0" w:color="auto"/>
                                                        <w:bottom w:val="none" w:sz="0" w:space="0" w:color="auto"/>
                                                        <w:right w:val="none" w:sz="0" w:space="0" w:color="auto"/>
                                                      </w:divBdr>
                                                      <w:divsChild>
                                                        <w:div w:id="1889611247">
                                                          <w:marLeft w:val="0"/>
                                                          <w:marRight w:val="0"/>
                                                          <w:marTop w:val="0"/>
                                                          <w:marBottom w:val="0"/>
                                                          <w:divBdr>
                                                            <w:top w:val="none" w:sz="0" w:space="0" w:color="auto"/>
                                                            <w:left w:val="none" w:sz="0" w:space="0" w:color="auto"/>
                                                            <w:bottom w:val="none" w:sz="0" w:space="0" w:color="auto"/>
                                                            <w:right w:val="none" w:sz="0" w:space="0" w:color="auto"/>
                                                          </w:divBdr>
                                                        </w:div>
                                                      </w:divsChild>
                                                    </w:div>
                                                    <w:div w:id="809635727">
                                                      <w:marLeft w:val="0"/>
                                                      <w:marRight w:val="0"/>
                                                      <w:marTop w:val="0"/>
                                                      <w:marBottom w:val="0"/>
                                                      <w:divBdr>
                                                        <w:top w:val="none" w:sz="0" w:space="0" w:color="auto"/>
                                                        <w:left w:val="none" w:sz="0" w:space="0" w:color="auto"/>
                                                        <w:bottom w:val="none" w:sz="0" w:space="0" w:color="auto"/>
                                                        <w:right w:val="none" w:sz="0" w:space="0" w:color="auto"/>
                                                      </w:divBdr>
                                                    </w:div>
                                                    <w:div w:id="2034964107">
                                                      <w:marLeft w:val="0"/>
                                                      <w:marRight w:val="0"/>
                                                      <w:marTop w:val="0"/>
                                                      <w:marBottom w:val="0"/>
                                                      <w:divBdr>
                                                        <w:top w:val="none" w:sz="0" w:space="0" w:color="auto"/>
                                                        <w:left w:val="none" w:sz="0" w:space="0" w:color="auto"/>
                                                        <w:bottom w:val="none" w:sz="0" w:space="0" w:color="auto"/>
                                                        <w:right w:val="none" w:sz="0" w:space="0" w:color="auto"/>
                                                      </w:divBdr>
                                                      <w:divsChild>
                                                        <w:div w:id="15906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3895606">
          <w:marLeft w:val="0"/>
          <w:marRight w:val="0"/>
          <w:marTop w:val="0"/>
          <w:marBottom w:val="0"/>
          <w:divBdr>
            <w:top w:val="none" w:sz="0" w:space="0" w:color="auto"/>
            <w:left w:val="none" w:sz="0" w:space="0" w:color="auto"/>
            <w:bottom w:val="none" w:sz="0" w:space="0" w:color="auto"/>
            <w:right w:val="none" w:sz="0" w:space="0" w:color="auto"/>
          </w:divBdr>
          <w:divsChild>
            <w:div w:id="2040734445">
              <w:marLeft w:val="0"/>
              <w:marRight w:val="0"/>
              <w:marTop w:val="0"/>
              <w:marBottom w:val="0"/>
              <w:divBdr>
                <w:top w:val="none" w:sz="0" w:space="0" w:color="auto"/>
                <w:left w:val="none" w:sz="0" w:space="0" w:color="auto"/>
                <w:bottom w:val="none" w:sz="0" w:space="0" w:color="auto"/>
                <w:right w:val="none" w:sz="0" w:space="0" w:color="auto"/>
              </w:divBdr>
            </w:div>
          </w:divsChild>
        </w:div>
        <w:div w:id="1717511737">
          <w:marLeft w:val="0"/>
          <w:marRight w:val="0"/>
          <w:marTop w:val="0"/>
          <w:marBottom w:val="0"/>
          <w:divBdr>
            <w:top w:val="none" w:sz="0" w:space="0" w:color="auto"/>
            <w:left w:val="none" w:sz="0" w:space="0" w:color="auto"/>
            <w:bottom w:val="none" w:sz="0" w:space="0" w:color="auto"/>
            <w:right w:val="none" w:sz="0" w:space="0" w:color="auto"/>
          </w:divBdr>
        </w:div>
        <w:div w:id="1242720989">
          <w:marLeft w:val="0"/>
          <w:marRight w:val="0"/>
          <w:marTop w:val="0"/>
          <w:marBottom w:val="0"/>
          <w:divBdr>
            <w:top w:val="none" w:sz="0" w:space="0" w:color="auto"/>
            <w:left w:val="none" w:sz="0" w:space="0" w:color="auto"/>
            <w:bottom w:val="none" w:sz="0" w:space="0" w:color="auto"/>
            <w:right w:val="none" w:sz="0" w:space="0" w:color="auto"/>
          </w:divBdr>
          <w:divsChild>
            <w:div w:id="1558861315">
              <w:marLeft w:val="0"/>
              <w:marRight w:val="0"/>
              <w:marTop w:val="0"/>
              <w:marBottom w:val="0"/>
              <w:divBdr>
                <w:top w:val="none" w:sz="0" w:space="0" w:color="auto"/>
                <w:left w:val="none" w:sz="0" w:space="0" w:color="auto"/>
                <w:bottom w:val="none" w:sz="0" w:space="0" w:color="auto"/>
                <w:right w:val="none" w:sz="0" w:space="0" w:color="auto"/>
              </w:divBdr>
            </w:div>
          </w:divsChild>
        </w:div>
        <w:div w:id="1435125563">
          <w:marLeft w:val="0"/>
          <w:marRight w:val="0"/>
          <w:marTop w:val="0"/>
          <w:marBottom w:val="0"/>
          <w:divBdr>
            <w:top w:val="none" w:sz="0" w:space="0" w:color="auto"/>
            <w:left w:val="none" w:sz="0" w:space="0" w:color="auto"/>
            <w:bottom w:val="none" w:sz="0" w:space="0" w:color="auto"/>
            <w:right w:val="none" w:sz="0" w:space="0" w:color="auto"/>
          </w:divBdr>
          <w:divsChild>
            <w:div w:id="698429826">
              <w:marLeft w:val="0"/>
              <w:marRight w:val="0"/>
              <w:marTop w:val="0"/>
              <w:marBottom w:val="0"/>
              <w:divBdr>
                <w:top w:val="none" w:sz="0" w:space="0" w:color="auto"/>
                <w:left w:val="none" w:sz="0" w:space="0" w:color="auto"/>
                <w:bottom w:val="none" w:sz="0" w:space="0" w:color="auto"/>
                <w:right w:val="none" w:sz="0" w:space="0" w:color="auto"/>
              </w:divBdr>
              <w:divsChild>
                <w:div w:id="9784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7450">
          <w:marLeft w:val="0"/>
          <w:marRight w:val="0"/>
          <w:marTop w:val="0"/>
          <w:marBottom w:val="0"/>
          <w:divBdr>
            <w:top w:val="none" w:sz="0" w:space="0" w:color="auto"/>
            <w:left w:val="none" w:sz="0" w:space="0" w:color="auto"/>
            <w:bottom w:val="none" w:sz="0" w:space="0" w:color="auto"/>
            <w:right w:val="none" w:sz="0" w:space="0" w:color="auto"/>
          </w:divBdr>
          <w:divsChild>
            <w:div w:id="1357464876">
              <w:marLeft w:val="0"/>
              <w:marRight w:val="0"/>
              <w:marTop w:val="0"/>
              <w:marBottom w:val="0"/>
              <w:divBdr>
                <w:top w:val="none" w:sz="0" w:space="0" w:color="auto"/>
                <w:left w:val="none" w:sz="0" w:space="0" w:color="auto"/>
                <w:bottom w:val="none" w:sz="0" w:space="0" w:color="auto"/>
                <w:right w:val="none" w:sz="0" w:space="0" w:color="auto"/>
              </w:divBdr>
            </w:div>
          </w:divsChild>
        </w:div>
        <w:div w:id="1494957046">
          <w:marLeft w:val="0"/>
          <w:marRight w:val="0"/>
          <w:marTop w:val="0"/>
          <w:marBottom w:val="0"/>
          <w:divBdr>
            <w:top w:val="none" w:sz="0" w:space="0" w:color="auto"/>
            <w:left w:val="none" w:sz="0" w:space="0" w:color="auto"/>
            <w:bottom w:val="none" w:sz="0" w:space="0" w:color="auto"/>
            <w:right w:val="none" w:sz="0" w:space="0" w:color="auto"/>
          </w:divBdr>
        </w:div>
        <w:div w:id="1504390297">
          <w:marLeft w:val="0"/>
          <w:marRight w:val="0"/>
          <w:marTop w:val="0"/>
          <w:marBottom w:val="0"/>
          <w:divBdr>
            <w:top w:val="none" w:sz="0" w:space="0" w:color="auto"/>
            <w:left w:val="none" w:sz="0" w:space="0" w:color="auto"/>
            <w:bottom w:val="none" w:sz="0" w:space="0" w:color="auto"/>
            <w:right w:val="none" w:sz="0" w:space="0" w:color="auto"/>
          </w:divBdr>
          <w:divsChild>
            <w:div w:id="1675647648">
              <w:marLeft w:val="0"/>
              <w:marRight w:val="0"/>
              <w:marTop w:val="0"/>
              <w:marBottom w:val="0"/>
              <w:divBdr>
                <w:top w:val="none" w:sz="0" w:space="0" w:color="auto"/>
                <w:left w:val="none" w:sz="0" w:space="0" w:color="auto"/>
                <w:bottom w:val="none" w:sz="0" w:space="0" w:color="auto"/>
                <w:right w:val="none" w:sz="0" w:space="0" w:color="auto"/>
              </w:divBdr>
            </w:div>
          </w:divsChild>
        </w:div>
        <w:div w:id="1156261164">
          <w:marLeft w:val="0"/>
          <w:marRight w:val="0"/>
          <w:marTop w:val="0"/>
          <w:marBottom w:val="0"/>
          <w:divBdr>
            <w:top w:val="none" w:sz="0" w:space="0" w:color="auto"/>
            <w:left w:val="none" w:sz="0" w:space="0" w:color="auto"/>
            <w:bottom w:val="none" w:sz="0" w:space="0" w:color="auto"/>
            <w:right w:val="none" w:sz="0" w:space="0" w:color="auto"/>
          </w:divBdr>
          <w:divsChild>
            <w:div w:id="576866331">
              <w:marLeft w:val="0"/>
              <w:marRight w:val="0"/>
              <w:marTop w:val="0"/>
              <w:marBottom w:val="0"/>
              <w:divBdr>
                <w:top w:val="none" w:sz="0" w:space="0" w:color="auto"/>
                <w:left w:val="none" w:sz="0" w:space="0" w:color="auto"/>
                <w:bottom w:val="none" w:sz="0" w:space="0" w:color="auto"/>
                <w:right w:val="none" w:sz="0" w:space="0" w:color="auto"/>
              </w:divBdr>
            </w:div>
          </w:divsChild>
        </w:div>
        <w:div w:id="532152351">
          <w:marLeft w:val="0"/>
          <w:marRight w:val="0"/>
          <w:marTop w:val="0"/>
          <w:marBottom w:val="0"/>
          <w:divBdr>
            <w:top w:val="none" w:sz="0" w:space="0" w:color="auto"/>
            <w:left w:val="none" w:sz="0" w:space="0" w:color="auto"/>
            <w:bottom w:val="none" w:sz="0" w:space="0" w:color="auto"/>
            <w:right w:val="none" w:sz="0" w:space="0" w:color="auto"/>
          </w:divBdr>
        </w:div>
        <w:div w:id="2099715915">
          <w:marLeft w:val="0"/>
          <w:marRight w:val="0"/>
          <w:marTop w:val="0"/>
          <w:marBottom w:val="0"/>
          <w:divBdr>
            <w:top w:val="none" w:sz="0" w:space="0" w:color="auto"/>
            <w:left w:val="none" w:sz="0" w:space="0" w:color="auto"/>
            <w:bottom w:val="none" w:sz="0" w:space="0" w:color="auto"/>
            <w:right w:val="none" w:sz="0" w:space="0" w:color="auto"/>
          </w:divBdr>
          <w:divsChild>
            <w:div w:id="1016274302">
              <w:marLeft w:val="0"/>
              <w:marRight w:val="0"/>
              <w:marTop w:val="0"/>
              <w:marBottom w:val="0"/>
              <w:divBdr>
                <w:top w:val="none" w:sz="0" w:space="0" w:color="auto"/>
                <w:left w:val="none" w:sz="0" w:space="0" w:color="auto"/>
                <w:bottom w:val="none" w:sz="0" w:space="0" w:color="auto"/>
                <w:right w:val="none" w:sz="0" w:space="0" w:color="auto"/>
              </w:divBdr>
            </w:div>
          </w:divsChild>
        </w:div>
        <w:div w:id="2037391203">
          <w:marLeft w:val="0"/>
          <w:marRight w:val="0"/>
          <w:marTop w:val="0"/>
          <w:marBottom w:val="0"/>
          <w:divBdr>
            <w:top w:val="none" w:sz="0" w:space="0" w:color="auto"/>
            <w:left w:val="none" w:sz="0" w:space="0" w:color="auto"/>
            <w:bottom w:val="none" w:sz="0" w:space="0" w:color="auto"/>
            <w:right w:val="none" w:sz="0" w:space="0" w:color="auto"/>
          </w:divBdr>
          <w:divsChild>
            <w:div w:id="482814125">
              <w:marLeft w:val="0"/>
              <w:marRight w:val="0"/>
              <w:marTop w:val="0"/>
              <w:marBottom w:val="0"/>
              <w:divBdr>
                <w:top w:val="none" w:sz="0" w:space="0" w:color="auto"/>
                <w:left w:val="none" w:sz="0" w:space="0" w:color="auto"/>
                <w:bottom w:val="none" w:sz="0" w:space="0" w:color="auto"/>
                <w:right w:val="none" w:sz="0" w:space="0" w:color="auto"/>
              </w:divBdr>
              <w:divsChild>
                <w:div w:id="1172725414">
                  <w:marLeft w:val="0"/>
                  <w:marRight w:val="0"/>
                  <w:marTop w:val="0"/>
                  <w:marBottom w:val="0"/>
                  <w:divBdr>
                    <w:top w:val="none" w:sz="0" w:space="0" w:color="auto"/>
                    <w:left w:val="none" w:sz="0" w:space="0" w:color="auto"/>
                    <w:bottom w:val="none" w:sz="0" w:space="0" w:color="auto"/>
                    <w:right w:val="none" w:sz="0" w:space="0" w:color="auto"/>
                  </w:divBdr>
                  <w:divsChild>
                    <w:div w:id="5057571">
                      <w:marLeft w:val="0"/>
                      <w:marRight w:val="0"/>
                      <w:marTop w:val="0"/>
                      <w:marBottom w:val="0"/>
                      <w:divBdr>
                        <w:top w:val="none" w:sz="0" w:space="0" w:color="auto"/>
                        <w:left w:val="none" w:sz="0" w:space="0" w:color="auto"/>
                        <w:bottom w:val="none" w:sz="0" w:space="0" w:color="auto"/>
                        <w:right w:val="none" w:sz="0" w:space="0" w:color="auto"/>
                      </w:divBdr>
                      <w:divsChild>
                        <w:div w:id="497159416">
                          <w:marLeft w:val="0"/>
                          <w:marRight w:val="0"/>
                          <w:marTop w:val="0"/>
                          <w:marBottom w:val="0"/>
                          <w:divBdr>
                            <w:top w:val="none" w:sz="0" w:space="0" w:color="auto"/>
                            <w:left w:val="none" w:sz="0" w:space="0" w:color="auto"/>
                            <w:bottom w:val="none" w:sz="0" w:space="0" w:color="auto"/>
                            <w:right w:val="none" w:sz="0" w:space="0" w:color="auto"/>
                          </w:divBdr>
                          <w:divsChild>
                            <w:div w:id="1576696541">
                              <w:marLeft w:val="0"/>
                              <w:marRight w:val="0"/>
                              <w:marTop w:val="0"/>
                              <w:marBottom w:val="0"/>
                              <w:divBdr>
                                <w:top w:val="none" w:sz="0" w:space="0" w:color="auto"/>
                                <w:left w:val="none" w:sz="0" w:space="0" w:color="auto"/>
                                <w:bottom w:val="none" w:sz="0" w:space="0" w:color="auto"/>
                                <w:right w:val="none" w:sz="0" w:space="0" w:color="auto"/>
                              </w:divBdr>
                              <w:divsChild>
                                <w:div w:id="1045524934">
                                  <w:marLeft w:val="0"/>
                                  <w:marRight w:val="0"/>
                                  <w:marTop w:val="0"/>
                                  <w:marBottom w:val="0"/>
                                  <w:divBdr>
                                    <w:top w:val="none" w:sz="0" w:space="0" w:color="auto"/>
                                    <w:left w:val="none" w:sz="0" w:space="0" w:color="auto"/>
                                    <w:bottom w:val="none" w:sz="0" w:space="0" w:color="auto"/>
                                    <w:right w:val="none" w:sz="0" w:space="0" w:color="auto"/>
                                  </w:divBdr>
                                  <w:divsChild>
                                    <w:div w:id="282394772">
                                      <w:marLeft w:val="0"/>
                                      <w:marRight w:val="0"/>
                                      <w:marTop w:val="0"/>
                                      <w:marBottom w:val="0"/>
                                      <w:divBdr>
                                        <w:top w:val="none" w:sz="0" w:space="0" w:color="auto"/>
                                        <w:left w:val="none" w:sz="0" w:space="0" w:color="auto"/>
                                        <w:bottom w:val="none" w:sz="0" w:space="0" w:color="auto"/>
                                        <w:right w:val="none" w:sz="0" w:space="0" w:color="auto"/>
                                      </w:divBdr>
                                      <w:divsChild>
                                        <w:div w:id="13365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538735">
          <w:marLeft w:val="0"/>
          <w:marRight w:val="0"/>
          <w:marTop w:val="0"/>
          <w:marBottom w:val="0"/>
          <w:divBdr>
            <w:top w:val="none" w:sz="0" w:space="0" w:color="auto"/>
            <w:left w:val="none" w:sz="0" w:space="0" w:color="auto"/>
            <w:bottom w:val="none" w:sz="0" w:space="0" w:color="auto"/>
            <w:right w:val="none" w:sz="0" w:space="0" w:color="auto"/>
          </w:divBdr>
          <w:divsChild>
            <w:div w:id="1655374955">
              <w:marLeft w:val="0"/>
              <w:marRight w:val="0"/>
              <w:marTop w:val="0"/>
              <w:marBottom w:val="0"/>
              <w:divBdr>
                <w:top w:val="none" w:sz="0" w:space="0" w:color="auto"/>
                <w:left w:val="none" w:sz="0" w:space="0" w:color="auto"/>
                <w:bottom w:val="none" w:sz="0" w:space="0" w:color="auto"/>
                <w:right w:val="none" w:sz="0" w:space="0" w:color="auto"/>
              </w:divBdr>
              <w:divsChild>
                <w:div w:id="1466780483">
                  <w:marLeft w:val="0"/>
                  <w:marRight w:val="0"/>
                  <w:marTop w:val="0"/>
                  <w:marBottom w:val="0"/>
                  <w:divBdr>
                    <w:top w:val="none" w:sz="0" w:space="0" w:color="auto"/>
                    <w:left w:val="none" w:sz="0" w:space="0" w:color="auto"/>
                    <w:bottom w:val="none" w:sz="0" w:space="0" w:color="auto"/>
                    <w:right w:val="none" w:sz="0" w:space="0" w:color="auto"/>
                  </w:divBdr>
                  <w:divsChild>
                    <w:div w:id="605698868">
                      <w:marLeft w:val="0"/>
                      <w:marRight w:val="0"/>
                      <w:marTop w:val="0"/>
                      <w:marBottom w:val="0"/>
                      <w:divBdr>
                        <w:top w:val="none" w:sz="0" w:space="0" w:color="auto"/>
                        <w:left w:val="none" w:sz="0" w:space="0" w:color="auto"/>
                        <w:bottom w:val="none" w:sz="0" w:space="0" w:color="auto"/>
                        <w:right w:val="none" w:sz="0" w:space="0" w:color="auto"/>
                      </w:divBdr>
                      <w:divsChild>
                        <w:div w:id="1033262904">
                          <w:marLeft w:val="0"/>
                          <w:marRight w:val="0"/>
                          <w:marTop w:val="0"/>
                          <w:marBottom w:val="0"/>
                          <w:divBdr>
                            <w:top w:val="none" w:sz="0" w:space="0" w:color="auto"/>
                            <w:left w:val="none" w:sz="0" w:space="0" w:color="auto"/>
                            <w:bottom w:val="none" w:sz="0" w:space="0" w:color="auto"/>
                            <w:right w:val="none" w:sz="0" w:space="0" w:color="auto"/>
                          </w:divBdr>
                          <w:divsChild>
                            <w:div w:id="1769806651">
                              <w:marLeft w:val="0"/>
                              <w:marRight w:val="0"/>
                              <w:marTop w:val="0"/>
                              <w:marBottom w:val="0"/>
                              <w:divBdr>
                                <w:top w:val="none" w:sz="0" w:space="0" w:color="auto"/>
                                <w:left w:val="none" w:sz="0" w:space="0" w:color="auto"/>
                                <w:bottom w:val="none" w:sz="0" w:space="0" w:color="auto"/>
                                <w:right w:val="none" w:sz="0" w:space="0" w:color="auto"/>
                              </w:divBdr>
                              <w:divsChild>
                                <w:div w:id="41085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2855">
                          <w:marLeft w:val="0"/>
                          <w:marRight w:val="0"/>
                          <w:marTop w:val="0"/>
                          <w:marBottom w:val="0"/>
                          <w:divBdr>
                            <w:top w:val="none" w:sz="0" w:space="0" w:color="auto"/>
                            <w:left w:val="none" w:sz="0" w:space="0" w:color="auto"/>
                            <w:bottom w:val="none" w:sz="0" w:space="0" w:color="auto"/>
                            <w:right w:val="none" w:sz="0" w:space="0" w:color="auto"/>
                          </w:divBdr>
                          <w:divsChild>
                            <w:div w:id="80445179">
                              <w:marLeft w:val="0"/>
                              <w:marRight w:val="0"/>
                              <w:marTop w:val="0"/>
                              <w:marBottom w:val="0"/>
                              <w:divBdr>
                                <w:top w:val="none" w:sz="0" w:space="0" w:color="auto"/>
                                <w:left w:val="none" w:sz="0" w:space="0" w:color="auto"/>
                                <w:bottom w:val="none" w:sz="0" w:space="0" w:color="auto"/>
                                <w:right w:val="none" w:sz="0" w:space="0" w:color="auto"/>
                              </w:divBdr>
                              <w:divsChild>
                                <w:div w:id="938296188">
                                  <w:marLeft w:val="0"/>
                                  <w:marRight w:val="0"/>
                                  <w:marTop w:val="0"/>
                                  <w:marBottom w:val="0"/>
                                  <w:divBdr>
                                    <w:top w:val="none" w:sz="0" w:space="0" w:color="auto"/>
                                    <w:left w:val="none" w:sz="0" w:space="0" w:color="auto"/>
                                    <w:bottom w:val="none" w:sz="0" w:space="0" w:color="auto"/>
                                    <w:right w:val="none" w:sz="0" w:space="0" w:color="auto"/>
                                  </w:divBdr>
                                  <w:divsChild>
                                    <w:div w:id="794176385">
                                      <w:marLeft w:val="0"/>
                                      <w:marRight w:val="0"/>
                                      <w:marTop w:val="0"/>
                                      <w:marBottom w:val="0"/>
                                      <w:divBdr>
                                        <w:top w:val="none" w:sz="0" w:space="0" w:color="auto"/>
                                        <w:left w:val="none" w:sz="0" w:space="0" w:color="auto"/>
                                        <w:bottom w:val="none" w:sz="0" w:space="0" w:color="auto"/>
                                        <w:right w:val="none" w:sz="0" w:space="0" w:color="auto"/>
                                      </w:divBdr>
                                    </w:div>
                                    <w:div w:id="7415130">
                                      <w:marLeft w:val="0"/>
                                      <w:marRight w:val="0"/>
                                      <w:marTop w:val="0"/>
                                      <w:marBottom w:val="0"/>
                                      <w:divBdr>
                                        <w:top w:val="none" w:sz="0" w:space="0" w:color="auto"/>
                                        <w:left w:val="none" w:sz="0" w:space="0" w:color="auto"/>
                                        <w:bottom w:val="none" w:sz="0" w:space="0" w:color="auto"/>
                                        <w:right w:val="none" w:sz="0" w:space="0" w:color="auto"/>
                                      </w:divBdr>
                                    </w:div>
                                    <w:div w:id="2086609177">
                                      <w:marLeft w:val="0"/>
                                      <w:marRight w:val="0"/>
                                      <w:marTop w:val="0"/>
                                      <w:marBottom w:val="0"/>
                                      <w:divBdr>
                                        <w:top w:val="none" w:sz="0" w:space="0" w:color="auto"/>
                                        <w:left w:val="none" w:sz="0" w:space="0" w:color="auto"/>
                                        <w:bottom w:val="none" w:sz="0" w:space="0" w:color="auto"/>
                                        <w:right w:val="none" w:sz="0" w:space="0" w:color="auto"/>
                                      </w:divBdr>
                                      <w:divsChild>
                                        <w:div w:id="27513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957087">
          <w:marLeft w:val="0"/>
          <w:marRight w:val="0"/>
          <w:marTop w:val="0"/>
          <w:marBottom w:val="0"/>
          <w:divBdr>
            <w:top w:val="none" w:sz="0" w:space="0" w:color="auto"/>
            <w:left w:val="none" w:sz="0" w:space="0" w:color="auto"/>
            <w:bottom w:val="none" w:sz="0" w:space="0" w:color="auto"/>
            <w:right w:val="none" w:sz="0" w:space="0" w:color="auto"/>
          </w:divBdr>
          <w:divsChild>
            <w:div w:id="274756806">
              <w:marLeft w:val="0"/>
              <w:marRight w:val="0"/>
              <w:marTop w:val="0"/>
              <w:marBottom w:val="0"/>
              <w:divBdr>
                <w:top w:val="none" w:sz="0" w:space="0" w:color="auto"/>
                <w:left w:val="none" w:sz="0" w:space="0" w:color="auto"/>
                <w:bottom w:val="none" w:sz="0" w:space="0" w:color="auto"/>
                <w:right w:val="none" w:sz="0" w:space="0" w:color="auto"/>
              </w:divBdr>
            </w:div>
          </w:divsChild>
        </w:div>
        <w:div w:id="2090153149">
          <w:marLeft w:val="0"/>
          <w:marRight w:val="0"/>
          <w:marTop w:val="0"/>
          <w:marBottom w:val="0"/>
          <w:divBdr>
            <w:top w:val="none" w:sz="0" w:space="0" w:color="auto"/>
            <w:left w:val="none" w:sz="0" w:space="0" w:color="auto"/>
            <w:bottom w:val="none" w:sz="0" w:space="0" w:color="auto"/>
            <w:right w:val="none" w:sz="0" w:space="0" w:color="auto"/>
          </w:divBdr>
          <w:divsChild>
            <w:div w:id="1558593193">
              <w:marLeft w:val="0"/>
              <w:marRight w:val="0"/>
              <w:marTop w:val="0"/>
              <w:marBottom w:val="0"/>
              <w:divBdr>
                <w:top w:val="none" w:sz="0" w:space="0" w:color="auto"/>
                <w:left w:val="none" w:sz="0" w:space="0" w:color="auto"/>
                <w:bottom w:val="none" w:sz="0" w:space="0" w:color="auto"/>
                <w:right w:val="none" w:sz="0" w:space="0" w:color="auto"/>
              </w:divBdr>
              <w:divsChild>
                <w:div w:id="1298029850">
                  <w:marLeft w:val="0"/>
                  <w:marRight w:val="0"/>
                  <w:marTop w:val="0"/>
                  <w:marBottom w:val="0"/>
                  <w:divBdr>
                    <w:top w:val="none" w:sz="0" w:space="0" w:color="auto"/>
                    <w:left w:val="none" w:sz="0" w:space="0" w:color="auto"/>
                    <w:bottom w:val="none" w:sz="0" w:space="0" w:color="auto"/>
                    <w:right w:val="none" w:sz="0" w:space="0" w:color="auto"/>
                  </w:divBdr>
                  <w:divsChild>
                    <w:div w:id="1697655011">
                      <w:marLeft w:val="0"/>
                      <w:marRight w:val="0"/>
                      <w:marTop w:val="0"/>
                      <w:marBottom w:val="0"/>
                      <w:divBdr>
                        <w:top w:val="none" w:sz="0" w:space="0" w:color="auto"/>
                        <w:left w:val="none" w:sz="0" w:space="0" w:color="auto"/>
                        <w:bottom w:val="none" w:sz="0" w:space="0" w:color="auto"/>
                        <w:right w:val="none" w:sz="0" w:space="0" w:color="auto"/>
                      </w:divBdr>
                      <w:divsChild>
                        <w:div w:id="1238058595">
                          <w:marLeft w:val="0"/>
                          <w:marRight w:val="0"/>
                          <w:marTop w:val="0"/>
                          <w:marBottom w:val="0"/>
                          <w:divBdr>
                            <w:top w:val="none" w:sz="0" w:space="0" w:color="auto"/>
                            <w:left w:val="none" w:sz="0" w:space="0" w:color="auto"/>
                            <w:bottom w:val="none" w:sz="0" w:space="0" w:color="auto"/>
                            <w:right w:val="none" w:sz="0" w:space="0" w:color="auto"/>
                          </w:divBdr>
                        </w:div>
                      </w:divsChild>
                    </w:div>
                    <w:div w:id="1556548159">
                      <w:marLeft w:val="0"/>
                      <w:marRight w:val="0"/>
                      <w:marTop w:val="0"/>
                      <w:marBottom w:val="0"/>
                      <w:divBdr>
                        <w:top w:val="none" w:sz="0" w:space="0" w:color="auto"/>
                        <w:left w:val="none" w:sz="0" w:space="0" w:color="auto"/>
                        <w:bottom w:val="none" w:sz="0" w:space="0" w:color="auto"/>
                        <w:right w:val="none" w:sz="0" w:space="0" w:color="auto"/>
                      </w:divBdr>
                      <w:divsChild>
                        <w:div w:id="799810074">
                          <w:marLeft w:val="0"/>
                          <w:marRight w:val="0"/>
                          <w:marTop w:val="0"/>
                          <w:marBottom w:val="0"/>
                          <w:divBdr>
                            <w:top w:val="none" w:sz="0" w:space="0" w:color="auto"/>
                            <w:left w:val="none" w:sz="0" w:space="0" w:color="auto"/>
                            <w:bottom w:val="none" w:sz="0" w:space="0" w:color="auto"/>
                            <w:right w:val="none" w:sz="0" w:space="0" w:color="auto"/>
                          </w:divBdr>
                        </w:div>
                      </w:divsChild>
                    </w:div>
                    <w:div w:id="1951936574">
                      <w:marLeft w:val="0"/>
                      <w:marRight w:val="0"/>
                      <w:marTop w:val="0"/>
                      <w:marBottom w:val="0"/>
                      <w:divBdr>
                        <w:top w:val="none" w:sz="0" w:space="0" w:color="auto"/>
                        <w:left w:val="none" w:sz="0" w:space="0" w:color="auto"/>
                        <w:bottom w:val="none" w:sz="0" w:space="0" w:color="auto"/>
                        <w:right w:val="none" w:sz="0" w:space="0" w:color="auto"/>
                      </w:divBdr>
                      <w:divsChild>
                        <w:div w:id="485246730">
                          <w:marLeft w:val="0"/>
                          <w:marRight w:val="0"/>
                          <w:marTop w:val="0"/>
                          <w:marBottom w:val="0"/>
                          <w:divBdr>
                            <w:top w:val="none" w:sz="0" w:space="0" w:color="auto"/>
                            <w:left w:val="none" w:sz="0" w:space="0" w:color="auto"/>
                            <w:bottom w:val="none" w:sz="0" w:space="0" w:color="auto"/>
                            <w:right w:val="none" w:sz="0" w:space="0" w:color="auto"/>
                          </w:divBdr>
                        </w:div>
                      </w:divsChild>
                    </w:div>
                    <w:div w:id="926305868">
                      <w:marLeft w:val="0"/>
                      <w:marRight w:val="0"/>
                      <w:marTop w:val="0"/>
                      <w:marBottom w:val="0"/>
                      <w:divBdr>
                        <w:top w:val="none" w:sz="0" w:space="0" w:color="auto"/>
                        <w:left w:val="none" w:sz="0" w:space="0" w:color="auto"/>
                        <w:bottom w:val="none" w:sz="0" w:space="0" w:color="auto"/>
                        <w:right w:val="none" w:sz="0" w:space="0" w:color="auto"/>
                      </w:divBdr>
                      <w:divsChild>
                        <w:div w:id="120594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623388">
          <w:marLeft w:val="0"/>
          <w:marRight w:val="0"/>
          <w:marTop w:val="0"/>
          <w:marBottom w:val="0"/>
          <w:divBdr>
            <w:top w:val="none" w:sz="0" w:space="0" w:color="auto"/>
            <w:left w:val="none" w:sz="0" w:space="0" w:color="auto"/>
            <w:bottom w:val="none" w:sz="0" w:space="0" w:color="auto"/>
            <w:right w:val="none" w:sz="0" w:space="0" w:color="auto"/>
          </w:divBdr>
          <w:divsChild>
            <w:div w:id="1800415856">
              <w:marLeft w:val="0"/>
              <w:marRight w:val="0"/>
              <w:marTop w:val="0"/>
              <w:marBottom w:val="0"/>
              <w:divBdr>
                <w:top w:val="none" w:sz="0" w:space="0" w:color="auto"/>
                <w:left w:val="none" w:sz="0" w:space="0" w:color="auto"/>
                <w:bottom w:val="none" w:sz="0" w:space="0" w:color="auto"/>
                <w:right w:val="none" w:sz="0" w:space="0" w:color="auto"/>
              </w:divBdr>
              <w:divsChild>
                <w:div w:id="1577280105">
                  <w:marLeft w:val="0"/>
                  <w:marRight w:val="0"/>
                  <w:marTop w:val="0"/>
                  <w:marBottom w:val="0"/>
                  <w:divBdr>
                    <w:top w:val="none" w:sz="0" w:space="0" w:color="auto"/>
                    <w:left w:val="none" w:sz="0" w:space="0" w:color="auto"/>
                    <w:bottom w:val="none" w:sz="0" w:space="0" w:color="auto"/>
                    <w:right w:val="none" w:sz="0" w:space="0" w:color="auto"/>
                  </w:divBdr>
                  <w:divsChild>
                    <w:div w:id="87626253">
                      <w:marLeft w:val="0"/>
                      <w:marRight w:val="0"/>
                      <w:marTop w:val="0"/>
                      <w:marBottom w:val="0"/>
                      <w:divBdr>
                        <w:top w:val="none" w:sz="0" w:space="0" w:color="auto"/>
                        <w:left w:val="none" w:sz="0" w:space="0" w:color="auto"/>
                        <w:bottom w:val="none" w:sz="0" w:space="0" w:color="auto"/>
                        <w:right w:val="none" w:sz="0" w:space="0" w:color="auto"/>
                      </w:divBdr>
                    </w:div>
                    <w:div w:id="27618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743845">
          <w:marLeft w:val="0"/>
          <w:marRight w:val="0"/>
          <w:marTop w:val="0"/>
          <w:marBottom w:val="0"/>
          <w:divBdr>
            <w:top w:val="none" w:sz="0" w:space="0" w:color="auto"/>
            <w:left w:val="none" w:sz="0" w:space="0" w:color="auto"/>
            <w:bottom w:val="none" w:sz="0" w:space="0" w:color="auto"/>
            <w:right w:val="none" w:sz="0" w:space="0" w:color="auto"/>
          </w:divBdr>
          <w:divsChild>
            <w:div w:id="9525259">
              <w:marLeft w:val="0"/>
              <w:marRight w:val="0"/>
              <w:marTop w:val="0"/>
              <w:marBottom w:val="0"/>
              <w:divBdr>
                <w:top w:val="none" w:sz="0" w:space="0" w:color="auto"/>
                <w:left w:val="none" w:sz="0" w:space="0" w:color="auto"/>
                <w:bottom w:val="none" w:sz="0" w:space="0" w:color="auto"/>
                <w:right w:val="none" w:sz="0" w:space="0" w:color="auto"/>
              </w:divBdr>
              <w:divsChild>
                <w:div w:id="1025715703">
                  <w:marLeft w:val="0"/>
                  <w:marRight w:val="0"/>
                  <w:marTop w:val="0"/>
                  <w:marBottom w:val="0"/>
                  <w:divBdr>
                    <w:top w:val="none" w:sz="0" w:space="0" w:color="auto"/>
                    <w:left w:val="none" w:sz="0" w:space="0" w:color="auto"/>
                    <w:bottom w:val="none" w:sz="0" w:space="0" w:color="auto"/>
                    <w:right w:val="none" w:sz="0" w:space="0" w:color="auto"/>
                  </w:divBdr>
                  <w:divsChild>
                    <w:div w:id="1555698120">
                      <w:marLeft w:val="0"/>
                      <w:marRight w:val="0"/>
                      <w:marTop w:val="0"/>
                      <w:marBottom w:val="0"/>
                      <w:divBdr>
                        <w:top w:val="none" w:sz="0" w:space="0" w:color="auto"/>
                        <w:left w:val="none" w:sz="0" w:space="0" w:color="auto"/>
                        <w:bottom w:val="none" w:sz="0" w:space="0" w:color="auto"/>
                        <w:right w:val="none" w:sz="0" w:space="0" w:color="auto"/>
                      </w:divBdr>
                      <w:divsChild>
                        <w:div w:id="1022627987">
                          <w:marLeft w:val="0"/>
                          <w:marRight w:val="0"/>
                          <w:marTop w:val="0"/>
                          <w:marBottom w:val="0"/>
                          <w:divBdr>
                            <w:top w:val="none" w:sz="0" w:space="0" w:color="auto"/>
                            <w:left w:val="none" w:sz="0" w:space="0" w:color="auto"/>
                            <w:bottom w:val="none" w:sz="0" w:space="0" w:color="auto"/>
                            <w:right w:val="none" w:sz="0" w:space="0" w:color="auto"/>
                          </w:divBdr>
                          <w:divsChild>
                            <w:div w:id="1844124272">
                              <w:marLeft w:val="0"/>
                              <w:marRight w:val="0"/>
                              <w:marTop w:val="0"/>
                              <w:marBottom w:val="0"/>
                              <w:divBdr>
                                <w:top w:val="none" w:sz="0" w:space="0" w:color="auto"/>
                                <w:left w:val="none" w:sz="0" w:space="0" w:color="auto"/>
                                <w:bottom w:val="none" w:sz="0" w:space="0" w:color="auto"/>
                                <w:right w:val="none" w:sz="0" w:space="0" w:color="auto"/>
                              </w:divBdr>
                              <w:divsChild>
                                <w:div w:id="662926424">
                                  <w:marLeft w:val="0"/>
                                  <w:marRight w:val="0"/>
                                  <w:marTop w:val="0"/>
                                  <w:marBottom w:val="0"/>
                                  <w:divBdr>
                                    <w:top w:val="none" w:sz="0" w:space="0" w:color="auto"/>
                                    <w:left w:val="none" w:sz="0" w:space="0" w:color="auto"/>
                                    <w:bottom w:val="none" w:sz="0" w:space="0" w:color="auto"/>
                                    <w:right w:val="none" w:sz="0" w:space="0" w:color="auto"/>
                                  </w:divBdr>
                                  <w:divsChild>
                                    <w:div w:id="1591502356">
                                      <w:marLeft w:val="0"/>
                                      <w:marRight w:val="0"/>
                                      <w:marTop w:val="0"/>
                                      <w:marBottom w:val="0"/>
                                      <w:divBdr>
                                        <w:top w:val="none" w:sz="0" w:space="0" w:color="auto"/>
                                        <w:left w:val="none" w:sz="0" w:space="0" w:color="auto"/>
                                        <w:bottom w:val="none" w:sz="0" w:space="0" w:color="auto"/>
                                        <w:right w:val="none" w:sz="0" w:space="0" w:color="auto"/>
                                      </w:divBdr>
                                      <w:divsChild>
                                        <w:div w:id="338391300">
                                          <w:marLeft w:val="0"/>
                                          <w:marRight w:val="0"/>
                                          <w:marTop w:val="0"/>
                                          <w:marBottom w:val="0"/>
                                          <w:divBdr>
                                            <w:top w:val="none" w:sz="0" w:space="0" w:color="auto"/>
                                            <w:left w:val="none" w:sz="0" w:space="0" w:color="auto"/>
                                            <w:bottom w:val="none" w:sz="0" w:space="0" w:color="auto"/>
                                            <w:right w:val="none" w:sz="0" w:space="0" w:color="auto"/>
                                          </w:divBdr>
                                          <w:divsChild>
                                            <w:div w:id="1246767594">
                                              <w:marLeft w:val="0"/>
                                              <w:marRight w:val="0"/>
                                              <w:marTop w:val="0"/>
                                              <w:marBottom w:val="0"/>
                                              <w:divBdr>
                                                <w:top w:val="none" w:sz="0" w:space="0" w:color="auto"/>
                                                <w:left w:val="none" w:sz="0" w:space="0" w:color="auto"/>
                                                <w:bottom w:val="none" w:sz="0" w:space="0" w:color="auto"/>
                                                <w:right w:val="none" w:sz="0" w:space="0" w:color="auto"/>
                                              </w:divBdr>
                                              <w:divsChild>
                                                <w:div w:id="764300856">
                                                  <w:marLeft w:val="0"/>
                                                  <w:marRight w:val="0"/>
                                                  <w:marTop w:val="0"/>
                                                  <w:marBottom w:val="0"/>
                                                  <w:divBdr>
                                                    <w:top w:val="none" w:sz="0" w:space="0" w:color="auto"/>
                                                    <w:left w:val="none" w:sz="0" w:space="0" w:color="auto"/>
                                                    <w:bottom w:val="none" w:sz="0" w:space="0" w:color="auto"/>
                                                    <w:right w:val="none" w:sz="0" w:space="0" w:color="auto"/>
                                                  </w:divBdr>
                                                  <w:divsChild>
                                                    <w:div w:id="2017224922">
                                                      <w:marLeft w:val="0"/>
                                                      <w:marRight w:val="0"/>
                                                      <w:marTop w:val="0"/>
                                                      <w:marBottom w:val="0"/>
                                                      <w:divBdr>
                                                        <w:top w:val="none" w:sz="0" w:space="0" w:color="auto"/>
                                                        <w:left w:val="none" w:sz="0" w:space="0" w:color="auto"/>
                                                        <w:bottom w:val="none" w:sz="0" w:space="0" w:color="auto"/>
                                                        <w:right w:val="none" w:sz="0" w:space="0" w:color="auto"/>
                                                      </w:divBdr>
                                                      <w:divsChild>
                                                        <w:div w:id="10723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5556">
                                                  <w:marLeft w:val="0"/>
                                                  <w:marRight w:val="0"/>
                                                  <w:marTop w:val="0"/>
                                                  <w:marBottom w:val="0"/>
                                                  <w:divBdr>
                                                    <w:top w:val="none" w:sz="0" w:space="0" w:color="auto"/>
                                                    <w:left w:val="none" w:sz="0" w:space="0" w:color="auto"/>
                                                    <w:bottom w:val="none" w:sz="0" w:space="0" w:color="auto"/>
                                                    <w:right w:val="none" w:sz="0" w:space="0" w:color="auto"/>
                                                  </w:divBdr>
                                                  <w:divsChild>
                                                    <w:div w:id="1475639871">
                                                      <w:marLeft w:val="0"/>
                                                      <w:marRight w:val="0"/>
                                                      <w:marTop w:val="0"/>
                                                      <w:marBottom w:val="0"/>
                                                      <w:divBdr>
                                                        <w:top w:val="none" w:sz="0" w:space="0" w:color="auto"/>
                                                        <w:left w:val="none" w:sz="0" w:space="0" w:color="auto"/>
                                                        <w:bottom w:val="none" w:sz="0" w:space="0" w:color="auto"/>
                                                        <w:right w:val="none" w:sz="0" w:space="0" w:color="auto"/>
                                                      </w:divBdr>
                                                      <w:divsChild>
                                                        <w:div w:id="1904215386">
                                                          <w:marLeft w:val="0"/>
                                                          <w:marRight w:val="0"/>
                                                          <w:marTop w:val="0"/>
                                                          <w:marBottom w:val="0"/>
                                                          <w:divBdr>
                                                            <w:top w:val="none" w:sz="0" w:space="0" w:color="auto"/>
                                                            <w:left w:val="none" w:sz="0" w:space="0" w:color="auto"/>
                                                            <w:bottom w:val="none" w:sz="0" w:space="0" w:color="auto"/>
                                                            <w:right w:val="none" w:sz="0" w:space="0" w:color="auto"/>
                                                          </w:divBdr>
                                                          <w:divsChild>
                                                            <w:div w:id="1384015320">
                                                              <w:marLeft w:val="0"/>
                                                              <w:marRight w:val="0"/>
                                                              <w:marTop w:val="0"/>
                                                              <w:marBottom w:val="0"/>
                                                              <w:divBdr>
                                                                <w:top w:val="none" w:sz="0" w:space="0" w:color="auto"/>
                                                                <w:left w:val="none" w:sz="0" w:space="0" w:color="auto"/>
                                                                <w:bottom w:val="none" w:sz="0" w:space="0" w:color="auto"/>
                                                                <w:right w:val="none" w:sz="0" w:space="0" w:color="auto"/>
                                                              </w:divBdr>
                                                            </w:div>
                                                            <w:div w:id="958997245">
                                                              <w:marLeft w:val="0"/>
                                                              <w:marRight w:val="0"/>
                                                              <w:marTop w:val="0"/>
                                                              <w:marBottom w:val="0"/>
                                                              <w:divBdr>
                                                                <w:top w:val="none" w:sz="0" w:space="0" w:color="auto"/>
                                                                <w:left w:val="none" w:sz="0" w:space="0" w:color="auto"/>
                                                                <w:bottom w:val="none" w:sz="0" w:space="0" w:color="auto"/>
                                                                <w:right w:val="none" w:sz="0" w:space="0" w:color="auto"/>
                                                              </w:divBdr>
                                                            </w:div>
                                                            <w:div w:id="226845412">
                                                              <w:marLeft w:val="0"/>
                                                              <w:marRight w:val="0"/>
                                                              <w:marTop w:val="0"/>
                                                              <w:marBottom w:val="0"/>
                                                              <w:divBdr>
                                                                <w:top w:val="none" w:sz="0" w:space="0" w:color="auto"/>
                                                                <w:left w:val="none" w:sz="0" w:space="0" w:color="auto"/>
                                                                <w:bottom w:val="none" w:sz="0" w:space="0" w:color="auto"/>
                                                                <w:right w:val="none" w:sz="0" w:space="0" w:color="auto"/>
                                                              </w:divBdr>
                                                              <w:divsChild>
                                                                <w:div w:id="16001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63335000">
          <w:marLeft w:val="0"/>
          <w:marRight w:val="0"/>
          <w:marTop w:val="0"/>
          <w:marBottom w:val="0"/>
          <w:divBdr>
            <w:top w:val="none" w:sz="0" w:space="0" w:color="auto"/>
            <w:left w:val="none" w:sz="0" w:space="0" w:color="auto"/>
            <w:bottom w:val="none" w:sz="0" w:space="0" w:color="auto"/>
            <w:right w:val="none" w:sz="0" w:space="0" w:color="auto"/>
          </w:divBdr>
          <w:divsChild>
            <w:div w:id="525362854">
              <w:marLeft w:val="0"/>
              <w:marRight w:val="0"/>
              <w:marTop w:val="0"/>
              <w:marBottom w:val="0"/>
              <w:divBdr>
                <w:top w:val="none" w:sz="0" w:space="0" w:color="auto"/>
                <w:left w:val="none" w:sz="0" w:space="0" w:color="auto"/>
                <w:bottom w:val="none" w:sz="0" w:space="0" w:color="auto"/>
                <w:right w:val="none" w:sz="0" w:space="0" w:color="auto"/>
              </w:divBdr>
            </w:div>
          </w:divsChild>
        </w:div>
        <w:div w:id="1698234454">
          <w:marLeft w:val="0"/>
          <w:marRight w:val="0"/>
          <w:marTop w:val="0"/>
          <w:marBottom w:val="0"/>
          <w:divBdr>
            <w:top w:val="none" w:sz="0" w:space="0" w:color="auto"/>
            <w:left w:val="none" w:sz="0" w:space="0" w:color="auto"/>
            <w:bottom w:val="none" w:sz="0" w:space="0" w:color="auto"/>
            <w:right w:val="none" w:sz="0" w:space="0" w:color="auto"/>
          </w:divBdr>
        </w:div>
        <w:div w:id="1610356567">
          <w:marLeft w:val="0"/>
          <w:marRight w:val="0"/>
          <w:marTop w:val="0"/>
          <w:marBottom w:val="0"/>
          <w:divBdr>
            <w:top w:val="none" w:sz="0" w:space="0" w:color="auto"/>
            <w:left w:val="none" w:sz="0" w:space="0" w:color="auto"/>
            <w:bottom w:val="none" w:sz="0" w:space="0" w:color="auto"/>
            <w:right w:val="none" w:sz="0" w:space="0" w:color="auto"/>
          </w:divBdr>
          <w:divsChild>
            <w:div w:id="1870601694">
              <w:marLeft w:val="0"/>
              <w:marRight w:val="0"/>
              <w:marTop w:val="0"/>
              <w:marBottom w:val="0"/>
              <w:divBdr>
                <w:top w:val="none" w:sz="0" w:space="0" w:color="auto"/>
                <w:left w:val="none" w:sz="0" w:space="0" w:color="auto"/>
                <w:bottom w:val="none" w:sz="0" w:space="0" w:color="auto"/>
                <w:right w:val="none" w:sz="0" w:space="0" w:color="auto"/>
              </w:divBdr>
            </w:div>
          </w:divsChild>
        </w:div>
        <w:div w:id="218785909">
          <w:marLeft w:val="0"/>
          <w:marRight w:val="0"/>
          <w:marTop w:val="0"/>
          <w:marBottom w:val="0"/>
          <w:divBdr>
            <w:top w:val="none" w:sz="0" w:space="0" w:color="auto"/>
            <w:left w:val="none" w:sz="0" w:space="0" w:color="auto"/>
            <w:bottom w:val="none" w:sz="0" w:space="0" w:color="auto"/>
            <w:right w:val="none" w:sz="0" w:space="0" w:color="auto"/>
          </w:divBdr>
          <w:divsChild>
            <w:div w:id="822771524">
              <w:marLeft w:val="0"/>
              <w:marRight w:val="0"/>
              <w:marTop w:val="0"/>
              <w:marBottom w:val="0"/>
              <w:divBdr>
                <w:top w:val="none" w:sz="0" w:space="0" w:color="auto"/>
                <w:left w:val="none" w:sz="0" w:space="0" w:color="auto"/>
                <w:bottom w:val="none" w:sz="0" w:space="0" w:color="auto"/>
                <w:right w:val="none" w:sz="0" w:space="0" w:color="auto"/>
              </w:divBdr>
              <w:divsChild>
                <w:div w:id="1977291628">
                  <w:marLeft w:val="0"/>
                  <w:marRight w:val="0"/>
                  <w:marTop w:val="0"/>
                  <w:marBottom w:val="0"/>
                  <w:divBdr>
                    <w:top w:val="none" w:sz="0" w:space="0" w:color="auto"/>
                    <w:left w:val="none" w:sz="0" w:space="0" w:color="auto"/>
                    <w:bottom w:val="none" w:sz="0" w:space="0" w:color="auto"/>
                    <w:right w:val="none" w:sz="0" w:space="0" w:color="auto"/>
                  </w:divBdr>
                  <w:divsChild>
                    <w:div w:id="1389379111">
                      <w:marLeft w:val="0"/>
                      <w:marRight w:val="0"/>
                      <w:marTop w:val="0"/>
                      <w:marBottom w:val="0"/>
                      <w:divBdr>
                        <w:top w:val="none" w:sz="0" w:space="0" w:color="auto"/>
                        <w:left w:val="none" w:sz="0" w:space="0" w:color="auto"/>
                        <w:bottom w:val="none" w:sz="0" w:space="0" w:color="auto"/>
                        <w:right w:val="none" w:sz="0" w:space="0" w:color="auto"/>
                      </w:divBdr>
                      <w:divsChild>
                        <w:div w:id="1362441398">
                          <w:marLeft w:val="0"/>
                          <w:marRight w:val="0"/>
                          <w:marTop w:val="0"/>
                          <w:marBottom w:val="0"/>
                          <w:divBdr>
                            <w:top w:val="none" w:sz="0" w:space="0" w:color="auto"/>
                            <w:left w:val="none" w:sz="0" w:space="0" w:color="auto"/>
                            <w:bottom w:val="none" w:sz="0" w:space="0" w:color="auto"/>
                            <w:right w:val="none" w:sz="0" w:space="0" w:color="auto"/>
                          </w:divBdr>
                          <w:divsChild>
                            <w:div w:id="1105225964">
                              <w:marLeft w:val="0"/>
                              <w:marRight w:val="0"/>
                              <w:marTop w:val="0"/>
                              <w:marBottom w:val="0"/>
                              <w:divBdr>
                                <w:top w:val="none" w:sz="0" w:space="0" w:color="auto"/>
                                <w:left w:val="none" w:sz="0" w:space="0" w:color="auto"/>
                                <w:bottom w:val="none" w:sz="0" w:space="0" w:color="auto"/>
                                <w:right w:val="none" w:sz="0" w:space="0" w:color="auto"/>
                              </w:divBdr>
                              <w:divsChild>
                                <w:div w:id="1450927253">
                                  <w:marLeft w:val="0"/>
                                  <w:marRight w:val="0"/>
                                  <w:marTop w:val="0"/>
                                  <w:marBottom w:val="0"/>
                                  <w:divBdr>
                                    <w:top w:val="none" w:sz="0" w:space="0" w:color="auto"/>
                                    <w:left w:val="none" w:sz="0" w:space="0" w:color="auto"/>
                                    <w:bottom w:val="none" w:sz="0" w:space="0" w:color="auto"/>
                                    <w:right w:val="none" w:sz="0" w:space="0" w:color="auto"/>
                                  </w:divBdr>
                                  <w:divsChild>
                                    <w:div w:id="740299001">
                                      <w:marLeft w:val="0"/>
                                      <w:marRight w:val="0"/>
                                      <w:marTop w:val="0"/>
                                      <w:marBottom w:val="0"/>
                                      <w:divBdr>
                                        <w:top w:val="none" w:sz="0" w:space="0" w:color="auto"/>
                                        <w:left w:val="none" w:sz="0" w:space="0" w:color="auto"/>
                                        <w:bottom w:val="none" w:sz="0" w:space="0" w:color="auto"/>
                                        <w:right w:val="none" w:sz="0" w:space="0" w:color="auto"/>
                                      </w:divBdr>
                                      <w:divsChild>
                                        <w:div w:id="14409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74519">
          <w:marLeft w:val="0"/>
          <w:marRight w:val="0"/>
          <w:marTop w:val="0"/>
          <w:marBottom w:val="0"/>
          <w:divBdr>
            <w:top w:val="none" w:sz="0" w:space="0" w:color="auto"/>
            <w:left w:val="none" w:sz="0" w:space="0" w:color="auto"/>
            <w:bottom w:val="none" w:sz="0" w:space="0" w:color="auto"/>
            <w:right w:val="none" w:sz="0" w:space="0" w:color="auto"/>
          </w:divBdr>
          <w:divsChild>
            <w:div w:id="1692075257">
              <w:marLeft w:val="0"/>
              <w:marRight w:val="0"/>
              <w:marTop w:val="0"/>
              <w:marBottom w:val="0"/>
              <w:divBdr>
                <w:top w:val="none" w:sz="0" w:space="0" w:color="auto"/>
                <w:left w:val="none" w:sz="0" w:space="0" w:color="auto"/>
                <w:bottom w:val="none" w:sz="0" w:space="0" w:color="auto"/>
                <w:right w:val="none" w:sz="0" w:space="0" w:color="auto"/>
              </w:divBdr>
              <w:divsChild>
                <w:div w:id="420610614">
                  <w:marLeft w:val="0"/>
                  <w:marRight w:val="0"/>
                  <w:marTop w:val="0"/>
                  <w:marBottom w:val="0"/>
                  <w:divBdr>
                    <w:top w:val="none" w:sz="0" w:space="0" w:color="auto"/>
                    <w:left w:val="none" w:sz="0" w:space="0" w:color="auto"/>
                    <w:bottom w:val="none" w:sz="0" w:space="0" w:color="auto"/>
                    <w:right w:val="none" w:sz="0" w:space="0" w:color="auto"/>
                  </w:divBdr>
                  <w:divsChild>
                    <w:div w:id="1782720222">
                      <w:marLeft w:val="0"/>
                      <w:marRight w:val="0"/>
                      <w:marTop w:val="0"/>
                      <w:marBottom w:val="0"/>
                      <w:divBdr>
                        <w:top w:val="none" w:sz="0" w:space="0" w:color="auto"/>
                        <w:left w:val="none" w:sz="0" w:space="0" w:color="auto"/>
                        <w:bottom w:val="none" w:sz="0" w:space="0" w:color="auto"/>
                        <w:right w:val="none" w:sz="0" w:space="0" w:color="auto"/>
                      </w:divBdr>
                      <w:divsChild>
                        <w:div w:id="1449861123">
                          <w:marLeft w:val="0"/>
                          <w:marRight w:val="0"/>
                          <w:marTop w:val="0"/>
                          <w:marBottom w:val="0"/>
                          <w:divBdr>
                            <w:top w:val="none" w:sz="0" w:space="0" w:color="auto"/>
                            <w:left w:val="none" w:sz="0" w:space="0" w:color="auto"/>
                            <w:bottom w:val="none" w:sz="0" w:space="0" w:color="auto"/>
                            <w:right w:val="none" w:sz="0" w:space="0" w:color="auto"/>
                          </w:divBdr>
                          <w:divsChild>
                            <w:div w:id="1766338836">
                              <w:marLeft w:val="0"/>
                              <w:marRight w:val="0"/>
                              <w:marTop w:val="0"/>
                              <w:marBottom w:val="0"/>
                              <w:divBdr>
                                <w:top w:val="none" w:sz="0" w:space="0" w:color="auto"/>
                                <w:left w:val="none" w:sz="0" w:space="0" w:color="auto"/>
                                <w:bottom w:val="none" w:sz="0" w:space="0" w:color="auto"/>
                                <w:right w:val="none" w:sz="0" w:space="0" w:color="auto"/>
                              </w:divBdr>
                              <w:divsChild>
                                <w:div w:id="19890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07159">
                          <w:marLeft w:val="0"/>
                          <w:marRight w:val="0"/>
                          <w:marTop w:val="0"/>
                          <w:marBottom w:val="0"/>
                          <w:divBdr>
                            <w:top w:val="none" w:sz="0" w:space="0" w:color="auto"/>
                            <w:left w:val="none" w:sz="0" w:space="0" w:color="auto"/>
                            <w:bottom w:val="none" w:sz="0" w:space="0" w:color="auto"/>
                            <w:right w:val="none" w:sz="0" w:space="0" w:color="auto"/>
                          </w:divBdr>
                          <w:divsChild>
                            <w:div w:id="1646663247">
                              <w:marLeft w:val="0"/>
                              <w:marRight w:val="0"/>
                              <w:marTop w:val="0"/>
                              <w:marBottom w:val="0"/>
                              <w:divBdr>
                                <w:top w:val="none" w:sz="0" w:space="0" w:color="auto"/>
                                <w:left w:val="none" w:sz="0" w:space="0" w:color="auto"/>
                                <w:bottom w:val="none" w:sz="0" w:space="0" w:color="auto"/>
                                <w:right w:val="none" w:sz="0" w:space="0" w:color="auto"/>
                              </w:divBdr>
                              <w:divsChild>
                                <w:div w:id="477459980">
                                  <w:marLeft w:val="0"/>
                                  <w:marRight w:val="0"/>
                                  <w:marTop w:val="0"/>
                                  <w:marBottom w:val="0"/>
                                  <w:divBdr>
                                    <w:top w:val="none" w:sz="0" w:space="0" w:color="auto"/>
                                    <w:left w:val="none" w:sz="0" w:space="0" w:color="auto"/>
                                    <w:bottom w:val="none" w:sz="0" w:space="0" w:color="auto"/>
                                    <w:right w:val="none" w:sz="0" w:space="0" w:color="auto"/>
                                  </w:divBdr>
                                  <w:divsChild>
                                    <w:div w:id="918947752">
                                      <w:marLeft w:val="0"/>
                                      <w:marRight w:val="0"/>
                                      <w:marTop w:val="0"/>
                                      <w:marBottom w:val="0"/>
                                      <w:divBdr>
                                        <w:top w:val="none" w:sz="0" w:space="0" w:color="auto"/>
                                        <w:left w:val="none" w:sz="0" w:space="0" w:color="auto"/>
                                        <w:bottom w:val="none" w:sz="0" w:space="0" w:color="auto"/>
                                        <w:right w:val="none" w:sz="0" w:space="0" w:color="auto"/>
                                      </w:divBdr>
                                    </w:div>
                                    <w:div w:id="816723519">
                                      <w:marLeft w:val="0"/>
                                      <w:marRight w:val="0"/>
                                      <w:marTop w:val="0"/>
                                      <w:marBottom w:val="0"/>
                                      <w:divBdr>
                                        <w:top w:val="none" w:sz="0" w:space="0" w:color="auto"/>
                                        <w:left w:val="none" w:sz="0" w:space="0" w:color="auto"/>
                                        <w:bottom w:val="none" w:sz="0" w:space="0" w:color="auto"/>
                                        <w:right w:val="none" w:sz="0" w:space="0" w:color="auto"/>
                                      </w:divBdr>
                                    </w:div>
                                    <w:div w:id="452139045">
                                      <w:marLeft w:val="0"/>
                                      <w:marRight w:val="0"/>
                                      <w:marTop w:val="0"/>
                                      <w:marBottom w:val="0"/>
                                      <w:divBdr>
                                        <w:top w:val="none" w:sz="0" w:space="0" w:color="auto"/>
                                        <w:left w:val="none" w:sz="0" w:space="0" w:color="auto"/>
                                        <w:bottom w:val="none" w:sz="0" w:space="0" w:color="auto"/>
                                        <w:right w:val="none" w:sz="0" w:space="0" w:color="auto"/>
                                      </w:divBdr>
                                      <w:divsChild>
                                        <w:div w:id="4619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995944">
          <w:marLeft w:val="0"/>
          <w:marRight w:val="0"/>
          <w:marTop w:val="0"/>
          <w:marBottom w:val="0"/>
          <w:divBdr>
            <w:top w:val="none" w:sz="0" w:space="0" w:color="auto"/>
            <w:left w:val="none" w:sz="0" w:space="0" w:color="auto"/>
            <w:bottom w:val="none" w:sz="0" w:space="0" w:color="auto"/>
            <w:right w:val="none" w:sz="0" w:space="0" w:color="auto"/>
          </w:divBdr>
          <w:divsChild>
            <w:div w:id="20692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7409">
      <w:bodyDiv w:val="1"/>
      <w:marLeft w:val="0"/>
      <w:marRight w:val="0"/>
      <w:marTop w:val="0"/>
      <w:marBottom w:val="0"/>
      <w:divBdr>
        <w:top w:val="none" w:sz="0" w:space="0" w:color="auto"/>
        <w:left w:val="none" w:sz="0" w:space="0" w:color="auto"/>
        <w:bottom w:val="none" w:sz="0" w:space="0" w:color="auto"/>
        <w:right w:val="none" w:sz="0" w:space="0" w:color="auto"/>
      </w:divBdr>
      <w:divsChild>
        <w:div w:id="1289119524">
          <w:marLeft w:val="0"/>
          <w:marRight w:val="0"/>
          <w:marTop w:val="0"/>
          <w:marBottom w:val="0"/>
          <w:divBdr>
            <w:top w:val="none" w:sz="0" w:space="0" w:color="auto"/>
            <w:left w:val="none" w:sz="0" w:space="0" w:color="auto"/>
            <w:bottom w:val="none" w:sz="0" w:space="0" w:color="auto"/>
            <w:right w:val="none" w:sz="0" w:space="0" w:color="auto"/>
          </w:divBdr>
        </w:div>
      </w:divsChild>
    </w:div>
    <w:div w:id="1907954385">
      <w:bodyDiv w:val="1"/>
      <w:marLeft w:val="0"/>
      <w:marRight w:val="0"/>
      <w:marTop w:val="0"/>
      <w:marBottom w:val="0"/>
      <w:divBdr>
        <w:top w:val="none" w:sz="0" w:space="0" w:color="auto"/>
        <w:left w:val="none" w:sz="0" w:space="0" w:color="auto"/>
        <w:bottom w:val="none" w:sz="0" w:space="0" w:color="auto"/>
        <w:right w:val="none" w:sz="0" w:space="0" w:color="auto"/>
      </w:divBdr>
    </w:div>
    <w:div w:id="2057120344">
      <w:bodyDiv w:val="1"/>
      <w:marLeft w:val="0"/>
      <w:marRight w:val="0"/>
      <w:marTop w:val="0"/>
      <w:marBottom w:val="0"/>
      <w:divBdr>
        <w:top w:val="none" w:sz="0" w:space="0" w:color="auto"/>
        <w:left w:val="none" w:sz="0" w:space="0" w:color="auto"/>
        <w:bottom w:val="none" w:sz="0" w:space="0" w:color="auto"/>
        <w:right w:val="none" w:sz="0" w:space="0" w:color="auto"/>
      </w:divBdr>
    </w:div>
    <w:div w:id="211605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abcm.cm.labnet.oraclevcn.com:8000" TargetMode="External"/><Relationship Id="rId21" Type="http://schemas.openxmlformats.org/officeDocument/2006/relationships/image" Target="media/image13.png"/><Relationship Id="rId42" Type="http://schemas.openxmlformats.org/officeDocument/2006/relationships/hyperlink" Target="javascript:toggleGroup('win0divECL_CUST_SP_WRK_ECL_GROUPBOX9$1','ECL_CUST_SP_WRK_ECL_GROUPBOX9$1');" TargetMode="External"/><Relationship Id="rId47" Type="http://schemas.openxmlformats.org/officeDocument/2006/relationships/hyperlink" Target="javascript:toggleGroup('win0divECL_CUST_SP_WRK_ECL_GROUPBOX10$0','ECL_CUST_SP_WRK_ECL_GROUPBOX10$0');" TargetMode="External"/><Relationship Id="rId63" Type="http://schemas.openxmlformats.org/officeDocument/2006/relationships/hyperlink" Target="javascript:toggleGroup('win0divECL_CUST_SP_WRK_ECL_GROUPBOX9$97$$1','ECL_CUST_SP_WRK_ECL_GROUPBOX9$97$$1');" TargetMode="External"/><Relationship Id="rId68" Type="http://schemas.openxmlformats.org/officeDocument/2006/relationships/hyperlink" Target="javascript:toggleGroup('win0divECL_CUST_SP_WRK_ECL_GROUPBOX10$0','ECL_CUST_SP_WRK_ECL_GROUPBOX10$0');" TargetMode="External"/><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29.png"/><Relationship Id="rId58" Type="http://schemas.openxmlformats.org/officeDocument/2006/relationships/hyperlink" Target="javascript:toggleGroup('win0divECL_CUST_SP_WRK_ECL_GROUPBOX1$0','ECL_CUST_SP_WRK_ECL_GROUPBOX1$0');" TargetMode="External"/><Relationship Id="rId74" Type="http://schemas.openxmlformats.org/officeDocument/2006/relationships/hyperlink" Target="mailto:opc@129.213.145.213" TargetMode="External"/><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javascript:toggleGroup('win0divECL_CUST_SP_WRK_ECL_GROUPBOX10$0','ECL_CUST_SP_WRK_ECL_GROUPBOX10$0');" TargetMode="External"/><Relationship Id="rId48" Type="http://schemas.openxmlformats.org/officeDocument/2006/relationships/hyperlink" Target="javascript:toggleGroup('win0divECL_CUST_SP_WRK_ECL_GROUPBOX9$97$$2','ECL_CUST_SP_WRK_ECL_GROUPBOX9$97$$2');" TargetMode="External"/><Relationship Id="rId56" Type="http://schemas.openxmlformats.org/officeDocument/2006/relationships/hyperlink" Target="javascript:toggleGroup('win0divECL_CUST_SP_WRK_ECL_GROUPBOX1$0','ECL_CUST_SP_WRK_ECL_GROUPBOX1$0');" TargetMode="External"/><Relationship Id="rId64" Type="http://schemas.openxmlformats.org/officeDocument/2006/relationships/hyperlink" Target="javascript:toggleGroup('win0divECL_CUST_SP_WRK_ECL_GROUPBOX10$0','ECL_CUST_SP_WRK_ECL_GROUPBOX10$0');" TargetMode="External"/><Relationship Id="rId69" Type="http://schemas.openxmlformats.org/officeDocument/2006/relationships/hyperlink" Target="javascript:toggleGroup('win0divECL_CUST_SP_WRK_ECL_GROUPBOX3$0','ECL_CUST_SP_WRK_ECL_GROUPBOX3$0');" TargetMode="External"/><Relationship Id="rId77" Type="http://schemas.openxmlformats.org/officeDocument/2006/relationships/image" Target="media/image37.png"/><Relationship Id="rId8" Type="http://schemas.openxmlformats.org/officeDocument/2006/relationships/hyperlink" Target="https://git-scm.com/download/win" TargetMode="External"/><Relationship Id="rId51" Type="http://schemas.openxmlformats.org/officeDocument/2006/relationships/hyperlink" Target="javascript:toggleGroup('win0divECL_CUST_SP_WRK_ECL_GROUPBOX10$0','ECL_CUST_SP_WRK_ECL_GROUPBOX10$0');" TargetMode="External"/><Relationship Id="rId72" Type="http://schemas.openxmlformats.org/officeDocument/2006/relationships/image" Target="media/image33.png"/><Relationship Id="rId80" Type="http://schemas.openxmlformats.org/officeDocument/2006/relationships/image" Target="media/image40.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abcm.cm.labnet.oraclevcn.com:8443"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javascript:toggleGroup('win0divECL_CUST_SP_WRK_ECL_GROUPBOX9$97$$1','ECL_CUST_SP_WRK_ECL_GROUPBOX9$97$$1');" TargetMode="External"/><Relationship Id="rId59" Type="http://schemas.openxmlformats.org/officeDocument/2006/relationships/hyperlink" Target="javascript:toggleGroup('win0divECL_CUST_SP_WRK_ECL_GROUPBOX9$0','ECL_CUST_SP_WRK_ECL_GROUPBOX9$0');" TargetMode="External"/><Relationship Id="rId67" Type="http://schemas.openxmlformats.org/officeDocument/2006/relationships/hyperlink" Target="javascript:toggleGroup('win0divECL_CUST_SP_WRK_ECL_GROUPBOX9$97$$3','ECL_CUST_SP_WRK_ECL_GROUPBOX9$97$$3');" TargetMode="External"/><Relationship Id="rId20" Type="http://schemas.openxmlformats.org/officeDocument/2006/relationships/image" Target="media/image12.png"/><Relationship Id="rId41" Type="http://schemas.openxmlformats.org/officeDocument/2006/relationships/hyperlink" Target="javascript:toggleGroup('win0divECL_CUST_SP_WRK_ECL_GROUPBOX9$0','ECL_CUST_SP_WRK_ECL_GROUPBOX9$0');" TargetMode="External"/><Relationship Id="rId54" Type="http://schemas.openxmlformats.org/officeDocument/2006/relationships/image" Target="media/image30.png"/><Relationship Id="rId62" Type="http://schemas.openxmlformats.org/officeDocument/2006/relationships/hyperlink" Target="javascript:toggleGroup('win0divECL_CUST_SP_WRK_ECL_GROUPBOX10$0','ECL_CUST_SP_WRK_ECL_GROUPBOX10$0');" TargetMode="External"/><Relationship Id="rId70" Type="http://schemas.openxmlformats.org/officeDocument/2006/relationships/hyperlink" Target="https://myservices-nkpsftcloud.console.oraclecloud.com" TargetMode="External"/><Relationship Id="rId75" Type="http://schemas.openxmlformats.org/officeDocument/2006/relationships/image" Target="media/image35.png"/><Relationship Id="rId83"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javascript:toggleGroup('win0divECL_CUST_SP_WRK_ECL_GROUPBOX10$0','ECL_CUST_SP_WRK_ECL_GROUPBOX10$0');" TargetMode="External"/><Relationship Id="rId57" Type="http://schemas.openxmlformats.org/officeDocument/2006/relationships/hyperlink" Target="javascript:toggleGroup('win0divECL_CUST_SP_WRK_ECL_GROUPBOX2$0','ECL_CUST_SP_WRK_ECL_GROUPBOX2$0');"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javascript:toggleGroup('win0divECL_CUST_SP_WRK_ECL_GROUPBOX9$97$$0','ECL_CUST_SP_WRK_ECL_GROUPBOX9$97$$0');" TargetMode="External"/><Relationship Id="rId52" Type="http://schemas.openxmlformats.org/officeDocument/2006/relationships/hyperlink" Target="javascript:toggleGroup('win0divECL_CUST_SP_WRK_ECL_GROUPBOX3$0','ECL_CUST_SP_WRK_ECL_GROUPBOX3$0');" TargetMode="External"/><Relationship Id="rId60" Type="http://schemas.openxmlformats.org/officeDocument/2006/relationships/hyperlink" Target="javascript:toggleGroup('win0divECL_CUST_SP_WRK_ECL_GROUPBOX10$0','ECL_CUST_SP_WRK_ECL_GROUPBOX10$0');" TargetMode="External"/><Relationship Id="rId65" Type="http://schemas.openxmlformats.org/officeDocument/2006/relationships/hyperlink" Target="javascript:toggleGroup('win0divECL_CUST_SP_WRK_ECL_GROUPBOX9$97$$2','ECL_CUST_SP_WRK_ECL_GROUPBOX9$97$$2');" TargetMode="External"/><Relationship Id="rId73" Type="http://schemas.openxmlformats.org/officeDocument/2006/relationships/image" Target="media/image34.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bjectstorage.us-ashburn-1.oraclecloud.com/p/3NjQSZOmGRw4GpltHFRZu0ZQhp_172UPfMgW6Mf2ka4/n/intpsftengt/b/release/o/psftcm-setup-2.1.zip"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javascript:toggleGroup('win0divECL_CUST_SP_WRK_ECL_GROUPBOX9$97$$3','ECL_CUST_SP_WRK_ECL_GROUPBOX9$97$$3');" TargetMode="External"/><Relationship Id="rId55" Type="http://schemas.openxmlformats.org/officeDocument/2006/relationships/image" Target="media/image31.png"/><Relationship Id="rId76" Type="http://schemas.openxmlformats.org/officeDocument/2006/relationships/image" Target="media/image36.png"/><Relationship Id="rId7" Type="http://schemas.openxmlformats.org/officeDocument/2006/relationships/hyperlink" Target="https://git-scm.com/download/win" TargetMode="Externa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labcm.cm.labnet.oraclevcn.com:8000" TargetMode="External"/><Relationship Id="rId40" Type="http://schemas.openxmlformats.org/officeDocument/2006/relationships/hyperlink" Target="javascript:toggleGroup('win0divECL_CUST_SP_WRK_ECL_GROUPBOX1$0','ECL_CUST_SP_WRK_ECL_GROUPBOX1$0');" TargetMode="External"/><Relationship Id="rId45" Type="http://schemas.openxmlformats.org/officeDocument/2006/relationships/hyperlink" Target="javascript:toggleGroup('win0divECL_CUST_SP_WRK_ECL_GROUPBOX10$0','ECL_CUST_SP_WRK_ECL_GROUPBOX10$0');" TargetMode="External"/><Relationship Id="rId66" Type="http://schemas.openxmlformats.org/officeDocument/2006/relationships/hyperlink" Target="javascript:toggleGroup('win0divECL_CUST_SP_WRK_ECL_GROUPBOX10$0','ECL_CUST_SP_WRK_ECL_GROUPBOX10$0');" TargetMode="External"/><Relationship Id="rId61" Type="http://schemas.openxmlformats.org/officeDocument/2006/relationships/hyperlink" Target="javascript:toggleGroup('win0divECL_CUST_SP_WRK_ECL_GROUPBOX9$97$$0','ECL_CUST_SP_WRK_ECL_GROUPBOX9$97$$0');" TargetMode="External"/><Relationship Id="rId8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FA12B-3244-DA41-B1FB-7CBE2DF1C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3600</Words>
  <Characters>20525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24077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Nagendra Krishnappa</dc:creator>
  <cp:keywords/>
  <dc:description/>
  <cp:lastModifiedBy>Rich Konopka</cp:lastModifiedBy>
  <cp:revision>2</cp:revision>
  <cp:lastPrinted>2019-12-13T07:01:00Z</cp:lastPrinted>
  <dcterms:created xsi:type="dcterms:W3CDTF">2020-01-28T15:17:00Z</dcterms:created>
  <dcterms:modified xsi:type="dcterms:W3CDTF">2020-01-28T15:17:00Z</dcterms:modified>
</cp:coreProperties>
</file>